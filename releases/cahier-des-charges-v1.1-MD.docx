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xmlns:w16du="http://schemas.microsoft.com/office/word/2023/wordml/word16du" mc:Ignorable="w14 wp14 w15">
  <w:body>
    <w:p xmlns:wp14="http://schemas.microsoft.com/office/word/2010/wordml" w14:paraId="3911D406" wp14:textId="77777777">
      <w:pPr>
        <w:pStyle w:val="Title"/>
        <w:keepNext w:val="true"/>
        <w:keepLines/>
        <w:spacing w:before="480" w:after="240"/>
        <w:jc w:val="center"/>
        <w:rPr/>
      </w:pPr>
      <w:r>
        <w:rPr/>
        <w:t>Projet HydroScope</w:t>
      </w:r>
    </w:p>
    <w:p xmlns:wp14="http://schemas.microsoft.com/office/word/2010/wordml" w14:paraId="4CAB16DF" wp14:textId="77777777">
      <w:pPr>
        <w:pStyle w:val="Subtitle"/>
        <w:rPr/>
      </w:pPr>
      <w:r>
        <w:rPr/>
        <w:t>Cahier des charges</w:t>
      </w:r>
    </w:p>
    <w:p xmlns:wp14="http://schemas.microsoft.com/office/word/2010/wordml" w14:paraId="27682BFE" wp14:textId="77777777">
      <w:pPr>
        <w:pStyle w:val="Author"/>
        <w:rPr/>
      </w:pPr>
      <w:r>
        <w:rPr/>
        <w:t>Hugo Roussaffa</w:t>
      </w:r>
    </w:p>
    <w:p xmlns:wp14="http://schemas.microsoft.com/office/word/2010/wordml" w14:paraId="789FEC8B" wp14:textId="77777777">
      <w:pPr>
        <w:pStyle w:val="Date"/>
        <w:rPr/>
      </w:pPr>
      <w:r>
        <w:rPr/>
        <w:t>11 août 2026</w:t>
      </w:r>
    </w:p>
    <w:sdt>
      <w:sdtPr>
        <w:id w:val="1605765861"/>
        <w:docPartObj>
          <w:docPartGallery w:val="Table of Contents"/>
          <w:docPartUnique w:val="true"/>
        </w:docPartObj>
      </w:sdtPr>
      <w:sdtContent>
        <w:p xmlns:wp14="http://schemas.microsoft.com/office/word/2010/wordml" w14:paraId="6B1A6D4F" wp14:textId="77777777">
          <w:pPr>
            <w:pStyle w:val="TOCHeading"/>
            <w:rPr/>
          </w:pPr>
          <w:r>
            <w:rPr/>
            <w:t>Table des matières</w:t>
          </w:r>
        </w:p>
        <w:p xmlns:wp14="http://schemas.microsoft.com/office/word/2010/wordml" w14:paraId="46FDD551" wp14:textId="77777777">
          <w:pPr>
            <w:pStyle w:val="TOC2"/>
            <w:tabs>
              <w:tab w:val="clear" w:pos="9077"/>
              <w:tab w:val="right" w:leader="dot" w:pos="9359"/>
            </w:tabs>
            <w:rPr/>
          </w:pPr>
          <w:r>
            <w:fldChar w:fldCharType="begin"/>
          </w:r>
          <w:r>
            <w:rPr>
              <w:rStyle w:val="Sautdindex"/>
              <w:webHidden/>
            </w:rPr>
            <w:instrText xml:space="preserve"> TOC \z \o "1-2" \u \h</w:instrText>
          </w:r>
          <w:r>
            <w:rPr>
              <w:rStyle w:val="Sautdindex"/>
              <w:webHidden/>
            </w:rPr>
            <w:fldChar w:fldCharType="separate"/>
          </w:r>
          <w:hyperlink w:tooltip="1 Glossaire" w:anchor="__RefHeading___Toc6553_4257709489">
            <w:r>
              <w:rPr>
                <w:rStyle w:val="Sautdindex"/>
                <w:webHidden/>
              </w:rPr>
              <w:t>1 Glossaire</w:t>
            </w:r>
            <w:r>
              <w:rPr>
                <w:rStyle w:val="Sautdindex"/>
                <w:webHidden/>
              </w:rPr>
              <w:tab/>
            </w:r>
            <w:r>
              <w:rPr>
                <w:rStyle w:val="Sautdindex"/>
                <w:webHidden/>
              </w:rPr>
              <w:t>5</w:t>
            </w:r>
          </w:hyperlink>
        </w:p>
        <w:p xmlns:wp14="http://schemas.microsoft.com/office/word/2010/wordml" w14:paraId="00C56078" wp14:textId="77777777">
          <w:pPr>
            <w:pStyle w:val="TOC2"/>
            <w:tabs>
              <w:tab w:val="clear" w:pos="9077"/>
              <w:tab w:val="right" w:leader="dot" w:pos="9359"/>
            </w:tabs>
            <w:rPr/>
          </w:pPr>
          <w:hyperlink w:tooltip="2 Contexte et objectifs" w:anchor="__RefHeading___Toc6555_4257709489">
            <w:r>
              <w:rPr>
                <w:rStyle w:val="Sautdindex"/>
                <w:webHidden/>
              </w:rPr>
              <w:t>2 Contexte et objectifs</w:t>
            </w:r>
            <w:r>
              <w:rPr>
                <w:rStyle w:val="Sautdindex"/>
                <w:webHidden/>
              </w:rPr>
              <w:tab/>
            </w:r>
            <w:r>
              <w:rPr>
                <w:rStyle w:val="Sautdindex"/>
                <w:webHidden/>
              </w:rPr>
              <w:t>7</w:t>
            </w:r>
          </w:hyperlink>
        </w:p>
        <w:p xmlns:wp14="http://schemas.microsoft.com/office/word/2010/wordml" w14:paraId="1500C01C" wp14:textId="77777777">
          <w:pPr>
            <w:pStyle w:val="TOC2"/>
            <w:tabs>
              <w:tab w:val="clear" w:pos="9077"/>
              <w:tab w:val="right" w:leader="dot" w:pos="9359"/>
            </w:tabs>
            <w:rPr/>
          </w:pPr>
          <w:hyperlink w:tooltip="3 Parties prenantes et gouvernance" w:anchor="__RefHeading___Toc6557_4257709489">
            <w:r>
              <w:rPr>
                <w:rStyle w:val="Sautdindex"/>
                <w:webHidden/>
              </w:rPr>
              <w:t>3 Parties prenantes et gouvernance</w:t>
            </w:r>
            <w:r>
              <w:rPr>
                <w:rStyle w:val="Sautdindex"/>
                <w:webHidden/>
              </w:rPr>
              <w:tab/>
            </w:r>
            <w:r>
              <w:rPr>
                <w:rStyle w:val="Sautdindex"/>
                <w:webHidden/>
              </w:rPr>
              <w:t>19</w:t>
            </w:r>
          </w:hyperlink>
        </w:p>
        <w:p xmlns:wp14="http://schemas.microsoft.com/office/word/2010/wordml" w14:paraId="648F5F10" wp14:textId="77777777">
          <w:pPr>
            <w:pStyle w:val="TOC2"/>
            <w:tabs>
              <w:tab w:val="clear" w:pos="9077"/>
              <w:tab w:val="right" w:leader="dot" w:pos="9359"/>
            </w:tabs>
            <w:rPr/>
          </w:pPr>
          <w:hyperlink w:tooltip="4 Vision produit &amp; principes méthodologiques" w:anchor="__RefHeading___Toc6559_4257709489">
            <w:r>
              <w:rPr>
                <w:rStyle w:val="Sautdindex"/>
                <w:webHidden/>
              </w:rPr>
              <w:t>4 Vision produit &amp; principes méthodologiques</w:t>
            </w:r>
            <w:r>
              <w:rPr>
                <w:rStyle w:val="Sautdindex"/>
                <w:webHidden/>
              </w:rPr>
              <w:tab/>
            </w:r>
            <w:r>
              <w:rPr>
                <w:rStyle w:val="Sautdindex"/>
                <w:webHidden/>
              </w:rPr>
              <w:t>21</w:t>
            </w:r>
          </w:hyperlink>
        </w:p>
        <w:p xmlns:wp14="http://schemas.microsoft.com/office/word/2010/wordml" w14:paraId="14A3D6B5" wp14:textId="77777777">
          <w:pPr>
            <w:pStyle w:val="TOC2"/>
            <w:tabs>
              <w:tab w:val="clear" w:pos="9077"/>
              <w:tab w:val="right" w:leader="dot" w:pos="9359"/>
            </w:tabs>
            <w:rPr/>
          </w:pPr>
          <w:hyperlink w:tooltip="5 Organisation du projet en mode Agile" w:anchor="__RefHeading___Toc6561_4257709489">
            <w:r>
              <w:rPr>
                <w:rStyle w:val="Sautdindex"/>
                <w:webHidden/>
              </w:rPr>
              <w:t>5 Organisation du projet en mode Agile</w:t>
            </w:r>
            <w:r>
              <w:rPr>
                <w:rStyle w:val="Sautdindex"/>
                <w:webHidden/>
              </w:rPr>
              <w:tab/>
            </w:r>
            <w:r>
              <w:rPr>
                <w:rStyle w:val="Sautdindex"/>
                <w:webHidden/>
              </w:rPr>
              <w:t>23</w:t>
            </w:r>
          </w:hyperlink>
        </w:p>
        <w:p xmlns:wp14="http://schemas.microsoft.com/office/word/2010/wordml" w14:paraId="1E1A04F9" wp14:textId="77777777">
          <w:pPr>
            <w:pStyle w:val="TOC2"/>
            <w:tabs>
              <w:tab w:val="clear" w:pos="9077"/>
              <w:tab w:val="right" w:leader="dot" w:pos="9359"/>
            </w:tabs>
            <w:rPr/>
          </w:pPr>
          <w:hyperlink w:tooltip="6 Présentation des indicateurs" w:anchor="__RefHeading___Toc6563_4257709489">
            <w:r>
              <w:rPr>
                <w:rStyle w:val="Sautdindex"/>
                <w:webHidden/>
              </w:rPr>
              <w:t>6 Présentation des indicateurs</w:t>
            </w:r>
            <w:r>
              <w:rPr>
                <w:rStyle w:val="Sautdindex"/>
                <w:webHidden/>
              </w:rPr>
              <w:tab/>
            </w:r>
            <w:r>
              <w:rPr>
                <w:rStyle w:val="Sautdindex"/>
                <w:webHidden/>
              </w:rPr>
              <w:t>26</w:t>
            </w:r>
          </w:hyperlink>
        </w:p>
        <w:p xmlns:wp14="http://schemas.microsoft.com/office/word/2010/wordml" w14:paraId="2F69CF48" wp14:textId="77777777">
          <w:pPr>
            <w:pStyle w:val="TOC2"/>
            <w:tabs>
              <w:tab w:val="clear" w:pos="9077"/>
              <w:tab w:val="right" w:leader="dot" w:pos="9359"/>
            </w:tabs>
            <w:rPr/>
          </w:pPr>
          <w:hyperlink w:tooltip="7 Profils utilisateurs et objectifs identifiés" w:anchor="__RefHeading___Toc6565_4257709489">
            <w:r>
              <w:rPr>
                <w:rStyle w:val="Sautdindex"/>
                <w:webHidden/>
              </w:rPr>
              <w:t>7 Profils utilisateurs et objectifs identifiés</w:t>
            </w:r>
            <w:r>
              <w:rPr>
                <w:rStyle w:val="Sautdindex"/>
                <w:webHidden/>
              </w:rPr>
              <w:tab/>
            </w:r>
            <w:r>
              <w:rPr>
                <w:rStyle w:val="Sautdindex"/>
                <w:webHidden/>
              </w:rPr>
              <w:t>33</w:t>
            </w:r>
          </w:hyperlink>
        </w:p>
        <w:p xmlns:wp14="http://schemas.microsoft.com/office/word/2010/wordml" w14:paraId="0F261B33" wp14:textId="77777777">
          <w:pPr>
            <w:pStyle w:val="TOC2"/>
            <w:tabs>
              <w:tab w:val="clear" w:pos="9077"/>
              <w:tab w:val="right" w:leader="dot" w:pos="9359"/>
            </w:tabs>
            <w:rPr/>
          </w:pPr>
          <w:hyperlink w:tooltip="8 Profil 1 : Public averti" w:anchor="__RefHeading___Toc6567_4257709489">
            <w:r>
              <w:rPr>
                <w:rStyle w:val="Sautdindex"/>
                <w:webHidden/>
              </w:rPr>
              <w:t>8 Profil 1 : Public averti</w:t>
            </w:r>
            <w:r>
              <w:rPr>
                <w:rStyle w:val="Sautdindex"/>
                <w:webHidden/>
              </w:rPr>
              <w:tab/>
            </w:r>
            <w:r>
              <w:rPr>
                <w:rStyle w:val="Sautdindex"/>
                <w:webHidden/>
              </w:rPr>
              <w:t>33</w:t>
            </w:r>
          </w:hyperlink>
        </w:p>
        <w:p xmlns:wp14="http://schemas.microsoft.com/office/word/2010/wordml" w14:paraId="50D2D194" wp14:textId="77777777">
          <w:pPr>
            <w:pStyle w:val="TOC2"/>
            <w:tabs>
              <w:tab w:val="clear" w:pos="9077"/>
              <w:tab w:val="right" w:leader="dot" w:pos="9359"/>
            </w:tabs>
            <w:rPr/>
          </w:pPr>
          <w:hyperlink w:tooltip="9 Profil 2 : Décideur métier" w:anchor="__RefHeading___Toc6569_4257709489">
            <w:r>
              <w:rPr>
                <w:rStyle w:val="Sautdindex"/>
                <w:webHidden/>
              </w:rPr>
              <w:t>9 Profil 2 : Décideur métier</w:t>
            </w:r>
            <w:r>
              <w:rPr>
                <w:rStyle w:val="Sautdindex"/>
                <w:webHidden/>
              </w:rPr>
              <w:tab/>
            </w:r>
            <w:r>
              <w:rPr>
                <w:rStyle w:val="Sautdindex"/>
                <w:webHidden/>
              </w:rPr>
              <w:t>33</w:t>
            </w:r>
          </w:hyperlink>
        </w:p>
        <w:p xmlns:wp14="http://schemas.microsoft.com/office/word/2010/wordml" w14:paraId="4B6AA076" wp14:textId="77777777">
          <w:pPr>
            <w:pStyle w:val="TOC2"/>
            <w:tabs>
              <w:tab w:val="clear" w:pos="9077"/>
              <w:tab w:val="right" w:leader="dot" w:pos="9359"/>
            </w:tabs>
            <w:rPr/>
          </w:pPr>
          <w:hyperlink w:tooltip="10 Profil 3 : Expert métier eau potable" w:anchor="__RefHeading___Toc6571_4257709489">
            <w:r>
              <w:rPr>
                <w:rStyle w:val="Sautdindex"/>
                <w:webHidden/>
              </w:rPr>
              <w:t>10 Profil 3 : Expert métier eau potable</w:t>
            </w:r>
            <w:r>
              <w:rPr>
                <w:rStyle w:val="Sautdindex"/>
                <w:webHidden/>
              </w:rPr>
              <w:tab/>
            </w:r>
            <w:r>
              <w:rPr>
                <w:rStyle w:val="Sautdindex"/>
                <w:webHidden/>
              </w:rPr>
              <w:t>33</w:t>
            </w:r>
          </w:hyperlink>
        </w:p>
        <w:p xmlns:wp14="http://schemas.microsoft.com/office/word/2010/wordml" w14:paraId="031E129B" wp14:textId="77777777">
          <w:pPr>
            <w:pStyle w:val="TOC2"/>
            <w:tabs>
              <w:tab w:val="clear" w:pos="9077"/>
              <w:tab w:val="right" w:leader="dot" w:pos="9359"/>
            </w:tabs>
            <w:rPr/>
          </w:pPr>
          <w:hyperlink w:tooltip="11 Profil 4 : Administrateur expert data" w:anchor="__RefHeading___Toc6573_4257709489">
            <w:r>
              <w:rPr>
                <w:rStyle w:val="Sautdindex"/>
                <w:webHidden/>
              </w:rPr>
              <w:t>11 Profil 4 : Administrateur expert data</w:t>
            </w:r>
            <w:r>
              <w:rPr>
                <w:rStyle w:val="Sautdindex"/>
                <w:webHidden/>
              </w:rPr>
              <w:tab/>
            </w:r>
            <w:r>
              <w:rPr>
                <w:rStyle w:val="Sautdindex"/>
                <w:webHidden/>
              </w:rPr>
              <w:t>34</w:t>
            </w:r>
          </w:hyperlink>
        </w:p>
        <w:p xmlns:wp14="http://schemas.microsoft.com/office/word/2010/wordml" w14:paraId="36A4B293" wp14:textId="77777777">
          <w:pPr>
            <w:pStyle w:val="TOC2"/>
            <w:tabs>
              <w:tab w:val="clear" w:pos="9077"/>
              <w:tab w:val="right" w:leader="dot" w:pos="9359"/>
            </w:tabs>
            <w:rPr/>
          </w:pPr>
          <w:hyperlink w:tooltip="12 Profil 5 : Administrateur plateforme" w:anchor="__RefHeading___Toc6575_4257709489">
            <w:r>
              <w:rPr>
                <w:rStyle w:val="Sautdindex"/>
                <w:webHidden/>
              </w:rPr>
              <w:t>12 Profil 5 : Administrateur plateforme</w:t>
            </w:r>
            <w:r>
              <w:rPr>
                <w:rStyle w:val="Sautdindex"/>
                <w:webHidden/>
              </w:rPr>
              <w:tab/>
            </w:r>
            <w:r>
              <w:rPr>
                <w:rStyle w:val="Sautdindex"/>
                <w:webHidden/>
              </w:rPr>
              <w:t>34</w:t>
            </w:r>
          </w:hyperlink>
        </w:p>
        <w:p xmlns:wp14="http://schemas.microsoft.com/office/word/2010/wordml" w14:paraId="326CCC21" wp14:textId="77777777">
          <w:pPr>
            <w:pStyle w:val="TOC2"/>
            <w:tabs>
              <w:tab w:val="clear" w:pos="9077"/>
              <w:tab w:val="right" w:leader="dot" w:pos="9359"/>
            </w:tabs>
            <w:rPr/>
          </w:pPr>
          <w:hyperlink w:tooltip="13 Périmètre fonctionnel – EPICS" w:anchor="__RefHeading___Toc6577_4257709489">
            <w:r>
              <w:rPr>
                <w:rStyle w:val="Sautdindex"/>
                <w:webHidden/>
              </w:rPr>
              <w:t>13 Périmètre fonctionnel – EPICS</w:t>
            </w:r>
            <w:r>
              <w:rPr>
                <w:rStyle w:val="Sautdindex"/>
                <w:webHidden/>
              </w:rPr>
              <w:tab/>
            </w:r>
            <w:r>
              <w:rPr>
                <w:rStyle w:val="Sautdindex"/>
                <w:webHidden/>
              </w:rPr>
              <w:t>35</w:t>
            </w:r>
          </w:hyperlink>
        </w:p>
        <w:p xmlns:wp14="http://schemas.microsoft.com/office/word/2010/wordml" w14:paraId="122D09D3" wp14:textId="77777777">
          <w:pPr>
            <w:pStyle w:val="TOC2"/>
            <w:tabs>
              <w:tab w:val="clear" w:pos="9077"/>
              <w:tab w:val="right" w:leader="dot" w:pos="9359"/>
            </w:tabs>
            <w:rPr/>
          </w:pPr>
          <w:hyperlink w:tooltip="14 Backlog et gestion des User Stories" w:anchor="__RefHeading___Toc6579_4257709489">
            <w:r>
              <w:rPr>
                <w:rStyle w:val="Sautdindex"/>
                <w:webHidden/>
              </w:rPr>
              <w:t>14 Backlog et gestion des User Stories</w:t>
            </w:r>
            <w:r>
              <w:rPr>
                <w:rStyle w:val="Sautdindex"/>
                <w:webHidden/>
              </w:rPr>
              <w:tab/>
            </w:r>
            <w:r>
              <w:rPr>
                <w:rStyle w:val="Sautdindex"/>
                <w:webHidden/>
              </w:rPr>
              <w:t>50</w:t>
            </w:r>
          </w:hyperlink>
        </w:p>
        <w:p xmlns:wp14="http://schemas.microsoft.com/office/word/2010/wordml" w14:paraId="4B9A7C12" wp14:textId="77777777">
          <w:pPr>
            <w:pStyle w:val="TOC2"/>
            <w:tabs>
              <w:tab w:val="clear" w:pos="9077"/>
              <w:tab w:val="right" w:leader="dot" w:pos="9359"/>
            </w:tabs>
            <w:rPr/>
          </w:pPr>
          <w:hyperlink w:tooltip="15 Dépendances entre User Stories" w:anchor="__RefHeading___Toc6581_4257709489">
            <w:r>
              <w:rPr>
                <w:rStyle w:val="Sautdindex"/>
                <w:webHidden/>
              </w:rPr>
              <w:t>15 Dépendances entre User Stories</w:t>
            </w:r>
            <w:r>
              <w:rPr>
                <w:rStyle w:val="Sautdindex"/>
                <w:webHidden/>
              </w:rPr>
              <w:tab/>
            </w:r>
            <w:r>
              <w:rPr>
                <w:rStyle w:val="Sautdindex"/>
                <w:webHidden/>
              </w:rPr>
              <w:t>52</w:t>
            </w:r>
          </w:hyperlink>
        </w:p>
        <w:p xmlns:wp14="http://schemas.microsoft.com/office/word/2010/wordml" w14:paraId="3BB2963C" wp14:textId="77777777">
          <w:pPr>
            <w:pStyle w:val="TOC2"/>
            <w:tabs>
              <w:tab w:val="clear" w:pos="9077"/>
              <w:tab w:val="right" w:leader="dot" w:pos="9359"/>
            </w:tabs>
            <w:rPr/>
          </w:pPr>
          <w:hyperlink w:tooltip="16 EPIC 1 &amp; 1bis — Gestion &amp; catalogage des données" w:anchor="__RefHeading___Toc6583_4257709489">
            <w:r>
              <w:rPr>
                <w:rStyle w:val="Sautdindex"/>
                <w:webHidden/>
              </w:rPr>
              <w:t>16 EPIC 1 &amp; 1bis — Gestion &amp; catalogage des données</w:t>
            </w:r>
            <w:r>
              <w:rPr>
                <w:rStyle w:val="Sautdindex"/>
                <w:webHidden/>
              </w:rPr>
              <w:tab/>
            </w:r>
            <w:r>
              <w:rPr>
                <w:rStyle w:val="Sautdindex"/>
                <w:webHidden/>
              </w:rPr>
              <w:t>54</w:t>
            </w:r>
          </w:hyperlink>
        </w:p>
        <w:p xmlns:wp14="http://schemas.microsoft.com/office/word/2010/wordml" w14:paraId="59DCBDBE" wp14:textId="77777777">
          <w:pPr>
            <w:pStyle w:val="TOC2"/>
            <w:tabs>
              <w:tab w:val="clear" w:pos="9077"/>
              <w:tab w:val="right" w:leader="dot" w:pos="9359"/>
            </w:tabs>
            <w:rPr/>
          </w:pPr>
          <w:hyperlink w:tooltip="17 EPIC 3 — Référentiels (socle géographique)" w:anchor="__RefHeading___Toc6585_4257709489">
            <w:r>
              <w:rPr>
                <w:rStyle w:val="Sautdindex"/>
                <w:webHidden/>
              </w:rPr>
              <w:t>17 EPIC 3 — Référentiels (socle géographique)</w:t>
            </w:r>
            <w:r>
              <w:rPr>
                <w:rStyle w:val="Sautdindex"/>
                <w:webHidden/>
              </w:rPr>
              <w:tab/>
            </w:r>
            <w:r>
              <w:rPr>
                <w:rStyle w:val="Sautdindex"/>
                <w:webHidden/>
              </w:rPr>
              <w:t>55</w:t>
            </w:r>
          </w:hyperlink>
        </w:p>
        <w:p xmlns:wp14="http://schemas.microsoft.com/office/word/2010/wordml" w14:paraId="696BCE5D" wp14:textId="77777777">
          <w:pPr>
            <w:pStyle w:val="TOC2"/>
            <w:tabs>
              <w:tab w:val="clear" w:pos="9077"/>
              <w:tab w:val="right" w:leader="dot" w:pos="9359"/>
            </w:tabs>
            <w:rPr/>
          </w:pPr>
          <w:hyperlink w:tooltip="18 EPIC 4 — Calcul d’indicateurs" w:anchor="__RefHeading___Toc6587_4257709489">
            <w:r>
              <w:rPr>
                <w:rStyle w:val="Sautdindex"/>
                <w:webHidden/>
              </w:rPr>
              <w:t>18 EPIC 4 — Calcul d’indicateurs</w:t>
            </w:r>
            <w:r>
              <w:rPr>
                <w:rStyle w:val="Sautdindex"/>
                <w:webHidden/>
              </w:rPr>
              <w:tab/>
            </w:r>
            <w:r>
              <w:rPr>
                <w:rStyle w:val="Sautdindex"/>
                <w:webHidden/>
              </w:rPr>
              <w:t>55</w:t>
            </w:r>
          </w:hyperlink>
        </w:p>
        <w:p xmlns:wp14="http://schemas.microsoft.com/office/word/2010/wordml" w14:paraId="764209C8" wp14:textId="77777777">
          <w:pPr>
            <w:pStyle w:val="TOC2"/>
            <w:tabs>
              <w:tab w:val="clear" w:pos="9077"/>
              <w:tab w:val="right" w:leader="dot" w:pos="9359"/>
            </w:tabs>
            <w:rPr/>
          </w:pPr>
          <w:hyperlink w:tooltip="19 EPIC 5 — Analyse multicritère (chaîne)" w:anchor="__RefHeading___Toc6589_4257709489">
            <w:r>
              <w:rPr>
                <w:rStyle w:val="Sautdindex"/>
                <w:webHidden/>
              </w:rPr>
              <w:t>19 EPIC 5 — Analyse multicritère (chaîne)</w:t>
            </w:r>
            <w:r>
              <w:rPr>
                <w:rStyle w:val="Sautdindex"/>
                <w:webHidden/>
              </w:rPr>
              <w:tab/>
            </w:r>
            <w:r>
              <w:rPr>
                <w:rStyle w:val="Sautdindex"/>
                <w:webHidden/>
              </w:rPr>
              <w:t>56</w:t>
            </w:r>
          </w:hyperlink>
        </w:p>
        <w:p xmlns:wp14="http://schemas.microsoft.com/office/word/2010/wordml" w14:paraId="0B6A5EF6" wp14:textId="77777777">
          <w:pPr>
            <w:pStyle w:val="TOC2"/>
            <w:tabs>
              <w:tab w:val="clear" w:pos="9077"/>
              <w:tab w:val="right" w:leader="dot" w:pos="9359"/>
            </w:tabs>
            <w:rPr/>
          </w:pPr>
          <w:hyperlink w:tooltip="20 EPIC 6 — Visualisation" w:anchor="__RefHeading___Toc6591_4257709489">
            <w:r>
              <w:rPr>
                <w:rStyle w:val="Sautdindex"/>
                <w:webHidden/>
              </w:rPr>
              <w:t>20 EPIC 6 — Visualisation</w:t>
            </w:r>
            <w:r>
              <w:rPr>
                <w:rStyle w:val="Sautdindex"/>
                <w:webHidden/>
              </w:rPr>
              <w:tab/>
            </w:r>
            <w:r>
              <w:rPr>
                <w:rStyle w:val="Sautdindex"/>
                <w:webHidden/>
              </w:rPr>
              <w:t>56</w:t>
            </w:r>
          </w:hyperlink>
        </w:p>
        <w:p xmlns:wp14="http://schemas.microsoft.com/office/word/2010/wordml" w14:paraId="2A8D119A" wp14:textId="77777777">
          <w:pPr>
            <w:pStyle w:val="TOC2"/>
            <w:tabs>
              <w:tab w:val="clear" w:pos="9077"/>
              <w:tab w:val="right" w:leader="dot" w:pos="9359"/>
            </w:tabs>
            <w:rPr/>
          </w:pPr>
          <w:hyperlink w:tooltip="21 EPIC 7 — Aide à la décision" w:anchor="__RefHeading___Toc6593_4257709489">
            <w:r>
              <w:rPr>
                <w:rStyle w:val="Sautdindex"/>
                <w:webHidden/>
              </w:rPr>
              <w:t>21 EPIC 7 — Aide à la décision</w:t>
            </w:r>
            <w:r>
              <w:rPr>
                <w:rStyle w:val="Sautdindex"/>
                <w:webHidden/>
              </w:rPr>
              <w:tab/>
            </w:r>
            <w:r>
              <w:rPr>
                <w:rStyle w:val="Sautdindex"/>
                <w:webHidden/>
              </w:rPr>
              <w:t>57</w:t>
            </w:r>
          </w:hyperlink>
        </w:p>
        <w:p xmlns:wp14="http://schemas.microsoft.com/office/word/2010/wordml" w14:paraId="41DDFFAB" wp14:textId="77777777">
          <w:pPr>
            <w:pStyle w:val="TOC2"/>
            <w:tabs>
              <w:tab w:val="clear" w:pos="9077"/>
              <w:tab w:val="right" w:leader="dot" w:pos="9359"/>
            </w:tabs>
            <w:rPr/>
          </w:pPr>
          <w:hyperlink w:tooltip="22 EPIC 8 — Export &amp; diffusion" w:anchor="__RefHeading___Toc6595_4257709489">
            <w:r>
              <w:rPr>
                <w:rStyle w:val="Sautdindex"/>
                <w:webHidden/>
              </w:rPr>
              <w:t>22 EPIC 8 — Export &amp; diffusion</w:t>
            </w:r>
            <w:r>
              <w:rPr>
                <w:rStyle w:val="Sautdindex"/>
                <w:webHidden/>
              </w:rPr>
              <w:tab/>
            </w:r>
            <w:r>
              <w:rPr>
                <w:rStyle w:val="Sautdindex"/>
                <w:webHidden/>
              </w:rPr>
              <w:t>57</w:t>
            </w:r>
          </w:hyperlink>
        </w:p>
        <w:p xmlns:wp14="http://schemas.microsoft.com/office/word/2010/wordml" w14:paraId="76252BD3" wp14:textId="77777777">
          <w:pPr>
            <w:pStyle w:val="TOC2"/>
            <w:tabs>
              <w:tab w:val="clear" w:pos="9077"/>
              <w:tab w:val="right" w:leader="dot" w:pos="9359"/>
            </w:tabs>
            <w:rPr/>
          </w:pPr>
          <w:hyperlink w:tooltip="23 EPIC 9 — Gestion des utilisateurs" w:anchor="__RefHeading___Toc6597_4257709489">
            <w:r>
              <w:rPr>
                <w:rStyle w:val="Sautdindex"/>
                <w:webHidden/>
              </w:rPr>
              <w:t>23 EPIC 9 — Gestion des utilisateurs</w:t>
            </w:r>
            <w:r>
              <w:rPr>
                <w:rStyle w:val="Sautdindex"/>
                <w:webHidden/>
              </w:rPr>
              <w:tab/>
            </w:r>
            <w:r>
              <w:rPr>
                <w:rStyle w:val="Sautdindex"/>
                <w:webHidden/>
              </w:rPr>
              <w:t>57</w:t>
            </w:r>
          </w:hyperlink>
        </w:p>
        <w:p xmlns:wp14="http://schemas.microsoft.com/office/word/2010/wordml" w14:paraId="209BC74C" wp14:textId="77777777">
          <w:pPr>
            <w:pStyle w:val="TOC2"/>
            <w:tabs>
              <w:tab w:val="clear" w:pos="9077"/>
              <w:tab w:val="right" w:leader="dot" w:pos="9359"/>
            </w:tabs>
            <w:rPr/>
          </w:pPr>
          <w:hyperlink w:tooltip="24 EPIC 10 — Traçabilité" w:anchor="__RefHeading___Toc6599_4257709489">
            <w:r>
              <w:rPr>
                <w:rStyle w:val="Sautdindex"/>
                <w:webHidden/>
              </w:rPr>
              <w:t>24 EPIC 10 — Traçabilité</w:t>
            </w:r>
            <w:r>
              <w:rPr>
                <w:rStyle w:val="Sautdindex"/>
                <w:webHidden/>
              </w:rPr>
              <w:tab/>
            </w:r>
            <w:r>
              <w:rPr>
                <w:rStyle w:val="Sautdindex"/>
                <w:webHidden/>
              </w:rPr>
              <w:t>58</w:t>
            </w:r>
          </w:hyperlink>
        </w:p>
        <w:p xmlns:wp14="http://schemas.microsoft.com/office/word/2010/wordml" w14:paraId="0871161A" wp14:textId="77777777">
          <w:pPr>
            <w:pStyle w:val="TOC2"/>
            <w:tabs>
              <w:tab w:val="clear" w:pos="9077"/>
              <w:tab w:val="right" w:leader="dot" w:pos="9359"/>
            </w:tabs>
            <w:rPr/>
          </w:pPr>
          <w:hyperlink w:tooltip="25 Monitoring, supervision et pilotage" w:anchor="__RefHeading___Toc6601_4257709489">
            <w:r>
              <w:rPr>
                <w:rStyle w:val="Sautdindex"/>
                <w:webHidden/>
              </w:rPr>
              <w:t>25 Monitoring, supervision et pilotage</w:t>
            </w:r>
            <w:r>
              <w:rPr>
                <w:rStyle w:val="Sautdindex"/>
                <w:webHidden/>
              </w:rPr>
              <w:tab/>
            </w:r>
            <w:r>
              <w:rPr>
                <w:rStyle w:val="Sautdindex"/>
                <w:webHidden/>
              </w:rPr>
              <w:t>59</w:t>
            </w:r>
          </w:hyperlink>
        </w:p>
        <w:p xmlns:wp14="http://schemas.microsoft.com/office/word/2010/wordml" w14:paraId="0AF5F355" wp14:textId="77777777">
          <w:pPr>
            <w:pStyle w:val="TOC2"/>
            <w:tabs>
              <w:tab w:val="clear" w:pos="9077"/>
              <w:tab w:val="right" w:leader="dot" w:pos="9359"/>
            </w:tabs>
            <w:rPr/>
          </w:pPr>
          <w:hyperlink w:tooltip="26 Exigences non fonctionnelles" w:anchor="__RefHeading___Toc6603_4257709489">
            <w:r>
              <w:rPr>
                <w:rStyle w:val="Sautdindex"/>
                <w:webHidden/>
              </w:rPr>
              <w:t>26 Exigences non fonctionnelles</w:t>
            </w:r>
            <w:r>
              <w:rPr>
                <w:rStyle w:val="Sautdindex"/>
                <w:webHidden/>
              </w:rPr>
              <w:tab/>
            </w:r>
            <w:r>
              <w:rPr>
                <w:rStyle w:val="Sautdindex"/>
                <w:webHidden/>
              </w:rPr>
              <w:t>62</w:t>
            </w:r>
          </w:hyperlink>
        </w:p>
        <w:p xmlns:wp14="http://schemas.microsoft.com/office/word/2010/wordml" w14:paraId="5757E62A" wp14:textId="77777777">
          <w:pPr>
            <w:pStyle w:val="TOC2"/>
            <w:tabs>
              <w:tab w:val="clear" w:pos="9077"/>
              <w:tab w:val="right" w:leader="dot" w:pos="9359"/>
            </w:tabs>
            <w:rPr/>
          </w:pPr>
          <w:hyperlink w:tooltip="27 Architecture cible (niveau macro)" w:anchor="__RefHeading___Toc6605_4257709489">
            <w:r>
              <w:rPr>
                <w:rStyle w:val="Sautdindex"/>
                <w:webHidden/>
              </w:rPr>
              <w:t>27 Architecture cible (niveau macro)</w:t>
            </w:r>
            <w:r>
              <w:rPr>
                <w:rStyle w:val="Sautdindex"/>
                <w:webHidden/>
              </w:rPr>
              <w:tab/>
            </w:r>
            <w:r>
              <w:rPr>
                <w:rStyle w:val="Sautdindex"/>
                <w:webHidden/>
              </w:rPr>
              <w:t>65</w:t>
            </w:r>
          </w:hyperlink>
        </w:p>
        <w:p xmlns:wp14="http://schemas.microsoft.com/office/word/2010/wordml" w14:paraId="31BFE15D" wp14:textId="77777777">
          <w:pPr>
            <w:pStyle w:val="TOC2"/>
            <w:tabs>
              <w:tab w:val="clear" w:pos="9077"/>
              <w:tab w:val="right" w:leader="dot" w:pos="9359"/>
            </w:tabs>
            <w:rPr/>
          </w:pPr>
          <w:hyperlink w:tooltip="28 Gestion du code source et pratiques de développement" w:anchor="__RefHeading___Toc6607_4257709489">
            <w:r>
              <w:rPr>
                <w:rStyle w:val="Sautdindex"/>
                <w:webHidden/>
              </w:rPr>
              <w:t>28 Gestion du code source et pratiques de développement</w:t>
            </w:r>
            <w:r>
              <w:rPr>
                <w:rStyle w:val="Sautdindex"/>
                <w:webHidden/>
              </w:rPr>
              <w:tab/>
            </w:r>
            <w:r>
              <w:rPr>
                <w:rStyle w:val="Sautdindex"/>
                <w:webHidden/>
              </w:rPr>
              <w:t>69</w:t>
            </w:r>
          </w:hyperlink>
        </w:p>
        <w:p xmlns:wp14="http://schemas.microsoft.com/office/word/2010/wordml" w14:paraId="5CB253C2" wp14:textId="77777777">
          <w:pPr>
            <w:pStyle w:val="TOC2"/>
            <w:tabs>
              <w:tab w:val="clear" w:pos="9077"/>
              <w:tab w:val="right" w:leader="dot" w:pos="9359"/>
            </w:tabs>
            <w:rPr/>
          </w:pPr>
          <w:hyperlink w:tooltip="29 Stratégie de déploiement" w:anchor="__RefHeading___Toc6609_4257709489">
            <w:r>
              <w:rPr>
                <w:rStyle w:val="Sautdindex"/>
                <w:webHidden/>
              </w:rPr>
              <w:t>29 Stratégie de déploiement</w:t>
            </w:r>
            <w:r>
              <w:rPr>
                <w:rStyle w:val="Sautdindex"/>
                <w:webHidden/>
              </w:rPr>
              <w:tab/>
            </w:r>
            <w:r>
              <w:rPr>
                <w:rStyle w:val="Sautdindex"/>
                <w:webHidden/>
              </w:rPr>
              <w:t>71</w:t>
            </w:r>
          </w:hyperlink>
        </w:p>
        <w:p xmlns:wp14="http://schemas.microsoft.com/office/word/2010/wordml" w14:paraId="36C4285C" wp14:textId="77777777">
          <w:pPr>
            <w:pStyle w:val="TOC2"/>
            <w:tabs>
              <w:tab w:val="clear" w:pos="9077"/>
              <w:tab w:val="right" w:leader="dot" w:pos="9359"/>
            </w:tabs>
            <w:rPr/>
          </w:pPr>
          <w:hyperlink w:tooltip="30 Recette et validation" w:anchor="__RefHeading___Toc6611_4257709489">
            <w:r>
              <w:rPr>
                <w:rStyle w:val="Sautdindex"/>
                <w:webHidden/>
              </w:rPr>
              <w:t>30 Recette et validation</w:t>
            </w:r>
            <w:r>
              <w:rPr>
                <w:rStyle w:val="Sautdindex"/>
                <w:webHidden/>
              </w:rPr>
              <w:tab/>
            </w:r>
            <w:r>
              <w:rPr>
                <w:rStyle w:val="Sautdindex"/>
                <w:webHidden/>
              </w:rPr>
              <w:t>73</w:t>
            </w:r>
          </w:hyperlink>
        </w:p>
        <w:p xmlns:wp14="http://schemas.microsoft.com/office/word/2010/wordml" w14:paraId="7A119CF9" wp14:textId="77777777">
          <w:pPr>
            <w:pStyle w:val="TOC2"/>
            <w:tabs>
              <w:tab w:val="clear" w:pos="9077"/>
              <w:tab w:val="right" w:leader="dot" w:pos="9359"/>
            </w:tabs>
            <w:rPr/>
          </w:pPr>
          <w:hyperlink w:tooltip="31 Accompagnement et conduite du changement" w:anchor="__RefHeading___Toc6613_4257709489">
            <w:r>
              <w:rPr>
                <w:rStyle w:val="Sautdindex"/>
                <w:webHidden/>
              </w:rPr>
              <w:t>31 Accompagnement et conduite du changement</w:t>
            </w:r>
            <w:r>
              <w:rPr>
                <w:rStyle w:val="Sautdindex"/>
                <w:webHidden/>
              </w:rPr>
              <w:tab/>
            </w:r>
            <w:r>
              <w:rPr>
                <w:rStyle w:val="Sautdindex"/>
                <w:webHidden/>
              </w:rPr>
              <w:t>76</w:t>
            </w:r>
          </w:hyperlink>
        </w:p>
        <w:p xmlns:wp14="http://schemas.microsoft.com/office/word/2010/wordml" w14:paraId="37D36A47" wp14:textId="77777777">
          <w:pPr>
            <w:pStyle w:val="TOC2"/>
            <w:tabs>
              <w:tab w:val="clear" w:pos="9077"/>
              <w:tab w:val="right" w:leader="dot" w:pos="9359"/>
            </w:tabs>
            <w:rPr/>
          </w:pPr>
          <w:hyperlink w:tooltip="32 Cadre contractuel et juridique" w:anchor="__RefHeading___Toc6615_4257709489">
            <w:r>
              <w:rPr>
                <w:rStyle w:val="Sautdindex"/>
                <w:webHidden/>
              </w:rPr>
              <w:t>32 Cadre contractuel et juridique</w:t>
            </w:r>
            <w:r>
              <w:rPr>
                <w:rStyle w:val="Sautdindex"/>
                <w:webHidden/>
              </w:rPr>
              <w:tab/>
            </w:r>
            <w:r>
              <w:rPr>
                <w:rStyle w:val="Sautdindex"/>
                <w:webHidden/>
              </w:rPr>
              <w:t>79</w:t>
            </w:r>
          </w:hyperlink>
        </w:p>
        <w:p xmlns:wp14="http://schemas.microsoft.com/office/word/2010/wordml" w14:paraId="569F25E3" wp14:textId="77777777">
          <w:pPr>
            <w:pStyle w:val="TOC2"/>
            <w:tabs>
              <w:tab w:val="clear" w:pos="9077"/>
              <w:tab w:val="right" w:leader="dot" w:pos="9359"/>
            </w:tabs>
            <w:rPr/>
          </w:pPr>
          <w:hyperlink w:tooltip="33 Planning et jalons" w:anchor="__RefHeading___Toc6617_4257709489">
            <w:r>
              <w:rPr>
                <w:rStyle w:val="Sautdindex"/>
                <w:webHidden/>
              </w:rPr>
              <w:t>33 Planning et jalons</w:t>
            </w:r>
            <w:r>
              <w:rPr>
                <w:rStyle w:val="Sautdindex"/>
                <w:webHidden/>
              </w:rPr>
              <w:tab/>
            </w:r>
            <w:r>
              <w:rPr>
                <w:rStyle w:val="Sautdindex"/>
                <w:webHidden/>
              </w:rPr>
              <w:t>81</w:t>
            </w:r>
          </w:hyperlink>
          <w:r>
            <w:rPr>
              <w:rStyle w:val="Sautdindex"/>
            </w:rPr>
            <w:fldChar w:fldCharType="end"/>
          </w:r>
        </w:p>
      </w:sdtContent>
    </w:sdt>
    <w:p xmlns:wp14="http://schemas.microsoft.com/office/word/2010/wordml" w14:paraId="672A6659" wp14:textId="77777777">
      <w:pPr>
        <w:pStyle w:val="Normal"/>
        <w:rPr/>
      </w:pPr>
      <w:r>
        <w:rPr/>
      </w:r>
      <w:r>
        <w:br w:type="page"/>
      </w:r>
    </w:p>
    <w:tbl>
      <w:tblPr>
        <w:tblStyle w:val="Table"/>
        <w:tblW w:w="10245" w:type="dxa"/>
        <w:jc w:val="left"/>
        <w:tblInd w:w="-441" w:type="dxa"/>
        <w:tblLayout w:type="fixed"/>
        <w:tblCellMar>
          <w:top w:w="92" w:type="dxa"/>
          <w:left w:w="144" w:type="dxa"/>
          <w:bottom w:w="92" w:type="dxa"/>
          <w:right w:w="144" w:type="dxa"/>
        </w:tblCellMar>
        <w:tblLook w:val="0000" w:firstRow="0" w:lastRow="0" w:firstColumn="0" w:lastColumn="0" w:noHBand="0" w:noVBand="0"/>
      </w:tblPr>
      <w:tblGrid>
        <w:gridCol w:w="10245"/>
      </w:tblGrid>
      <w:tr xmlns:wp14="http://schemas.microsoft.com/office/word/2010/wordml" w14:paraId="6BC8962C" wp14:textId="77777777">
        <w:trPr>
          <w:cantSplit/>
        </w:trPr>
        <w:tc>
          <w:tcPr>
            <w:tcW w:w="10245" w:type="dxa"/>
            <w:tcBorders>
              <w:top w:val="single" w:color="0758E5" w:sz="4" w:space="0"/>
              <w:left w:val="single" w:color="0758E5" w:sz="24" w:space="0"/>
              <w:right w:val="single" w:color="0758E5" w:sz="4" w:space="0"/>
            </w:tcBorders>
            <w:shd w:val="clear" w:color="auto" w:fill="DAE6FB"/>
          </w:tcPr>
          <w:p w14:paraId="43B4A952" wp14:textId="77777777">
            <w:pPr>
              <w:pStyle w:val="FirstParagraph"/>
              <w:pageBreakBefore/>
              <w:spacing w:before="0" w:after="0"/>
              <w:textAlignment w:val="center"/>
              <w:rPr/>
            </w:pPr>
            <w:r>
              <w:rPr/>
              <w:drawing>
                <wp:inline xmlns:wp14="http://schemas.microsoft.com/office/word/2010/wordprocessingDrawing" distT="0" distB="0" distL="0" distR="0" wp14:anchorId="5DB1DF70" wp14:editId="7777777">
                  <wp:extent cx="152400" cy="152400"/>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2"/>
                          <a:stretch>
                            <a:fillRect/>
                          </a:stretch>
                        </pic:blipFill>
                        <pic:spPr bwMode="auto">
                          <a:xfrm>
                            <a:off x="0" y="0"/>
                            <a:ext cx="152400" cy="152400"/>
                          </a:xfrm>
                          <a:prstGeom prst="rect">
                            <a:avLst/>
                          </a:prstGeom>
                          <a:noFill/>
                        </pic:spPr>
                      </pic:pic>
                    </a:graphicData>
                  </a:graphic>
                </wp:inline>
              </w:drawing>
            </w:r>
            <w:r>
              <w:rPr/>
              <w:t xml:space="preserve">  </w:t>
            </w:r>
            <w:r>
              <w:rPr/>
              <w:t>Note de version</w:t>
            </w:r>
          </w:p>
        </w:tc>
      </w:tr>
      <w:tr xmlns:wp14="http://schemas.microsoft.com/office/word/2010/wordml" w14:paraId="4C6A2466" wp14:textId="77777777">
        <w:trPr>
          <w:cantSplit/>
        </w:trPr>
        <w:tc>
          <w:tcPr>
            <w:tcW w:w="10245" w:type="dxa"/>
            <w:tcBorders>
              <w:left w:val="single" w:color="0758E5" w:sz="24" w:space="0"/>
              <w:bottom w:val="single" w:color="0758E5" w:sz="4" w:space="0"/>
              <w:right w:val="single" w:color="0758E5" w:sz="4" w:space="0"/>
            </w:tcBorders>
            <w:tcMar>
              <w:top w:w="108" w:type="dxa"/>
              <w:bottom w:w="108" w:type="dxa"/>
            </w:tcMar>
          </w:tcPr>
          <w:p w14:paraId="0B2E18E0" wp14:textId="77777777">
            <w:pPr>
              <w:pStyle w:val="BodyText"/>
              <w:spacing w:before="16" w:after="180"/>
              <w:rPr/>
            </w:pPr>
            <w:r>
              <w:rPr/>
              <w:t>Historique des versions du document :</w:t>
            </w:r>
          </w:p>
          <w:tbl>
            <w:tblPr>
              <w:tblStyle w:val="Table"/>
              <w:tblW w:w="9735" w:type="dxa"/>
              <w:jc w:val="left"/>
              <w:tblInd w:w="0" w:type="dxa"/>
              <w:tblLayout w:type="fixed"/>
              <w:tblCellMar>
                <w:top w:w="0" w:type="dxa"/>
                <w:left w:w="108" w:type="dxa"/>
                <w:bottom w:w="0" w:type="dxa"/>
                <w:right w:w="108" w:type="dxa"/>
              </w:tblCellMar>
              <w:tblLook w:val="0020" w:firstRow="1" w:lastRow="0" w:firstColumn="0" w:lastColumn="0" w:noHBand="0" w:noVBand="0"/>
            </w:tblPr>
            <w:tblGrid>
              <w:gridCol w:w="1125"/>
              <w:gridCol w:w="1515"/>
              <w:gridCol w:w="1425"/>
              <w:gridCol w:w="5670"/>
            </w:tblGrid>
            <w:tr w14:paraId="5CE9CC76" wp14:textId="77777777">
              <w:trPr/>
              <w:tc>
                <w:tcPr>
                  <w:tcW w:w="1125" w:type="dxa"/>
                  <w:tcBorders>
                    <w:bottom w:val="single" w:color="000000" w:sz="6" w:space="0"/>
                  </w:tcBorders>
                  <w:vAlign w:val="bottom"/>
                </w:tcPr>
                <w:p w14:paraId="6B814A1E" wp14:textId="77777777">
                  <w:pPr>
                    <w:pStyle w:val="Compact"/>
                    <w:spacing w:before="36" w:after="36"/>
                    <w:rPr/>
                  </w:pPr>
                  <w:r>
                    <w:rPr/>
                    <w:t>Version</w:t>
                  </w:r>
                </w:p>
              </w:tc>
              <w:tc>
                <w:tcPr>
                  <w:tcW w:w="1515" w:type="dxa"/>
                  <w:tcBorders>
                    <w:bottom w:val="single" w:color="000000" w:sz="6" w:space="0"/>
                  </w:tcBorders>
                  <w:vAlign w:val="bottom"/>
                </w:tcPr>
                <w:p w14:paraId="491072FA" wp14:textId="77777777">
                  <w:pPr>
                    <w:pStyle w:val="Compact"/>
                    <w:spacing w:before="36" w:after="36"/>
                    <w:rPr/>
                  </w:pPr>
                  <w:r>
                    <w:rPr/>
                    <w:t>Date</w:t>
                  </w:r>
                </w:p>
              </w:tc>
              <w:tc>
                <w:tcPr>
                  <w:tcW w:w="1425" w:type="dxa"/>
                  <w:tcBorders>
                    <w:bottom w:val="single" w:color="000000" w:sz="6" w:space="0"/>
                  </w:tcBorders>
                  <w:vAlign w:val="bottom"/>
                </w:tcPr>
                <w:p w14:paraId="4E3AC19A" wp14:textId="77777777">
                  <w:pPr>
                    <w:pStyle w:val="Compact"/>
                    <w:spacing w:before="36" w:after="36"/>
                    <w:rPr/>
                  </w:pPr>
                  <w:r>
                    <w:rPr/>
                    <w:t>Auteur(s)</w:t>
                  </w:r>
                </w:p>
              </w:tc>
              <w:tc>
                <w:tcPr>
                  <w:tcW w:w="5670" w:type="dxa"/>
                  <w:tcBorders>
                    <w:bottom w:val="single" w:color="000000" w:sz="6" w:space="0"/>
                  </w:tcBorders>
                  <w:vAlign w:val="bottom"/>
                </w:tcPr>
                <w:p w14:paraId="276CC2E3" wp14:textId="77777777">
                  <w:pPr>
                    <w:pStyle w:val="Compact"/>
                    <w:spacing w:before="36" w:after="36"/>
                    <w:rPr/>
                  </w:pPr>
                  <w:r>
                    <w:rPr/>
                    <w:t>Description des modifications</w:t>
                  </w:r>
                </w:p>
              </w:tc>
            </w:tr>
            <w:tr w14:paraId="0BA4CFC3" wp14:textId="77777777">
              <w:trPr/>
              <w:tc>
                <w:tcPr>
                  <w:tcW w:w="1125" w:type="dxa"/>
                  <w:tcBorders/>
                </w:tcPr>
                <w:p w14:paraId="649841BE" wp14:textId="77777777">
                  <w:pPr>
                    <w:pStyle w:val="Compact"/>
                    <w:spacing w:before="36" w:after="36"/>
                    <w:rPr/>
                  </w:pPr>
                  <w:r>
                    <w:rPr/>
                    <w:t>1</w:t>
                  </w:r>
                </w:p>
              </w:tc>
              <w:tc>
                <w:tcPr>
                  <w:tcW w:w="1515" w:type="dxa"/>
                  <w:tcBorders/>
                </w:tcPr>
                <w:p w14:paraId="0A37501D" wp14:textId="77777777">
                  <w:pPr>
                    <w:pStyle w:val="Compact"/>
                    <w:spacing w:before="36" w:after="36"/>
                    <w:rPr/>
                  </w:pPr>
                  <w:r>
                    <w:rPr/>
                  </w:r>
                </w:p>
              </w:tc>
              <w:tc>
                <w:tcPr>
                  <w:tcW w:w="1425" w:type="dxa"/>
                  <w:tcBorders/>
                </w:tcPr>
                <w:p w14:paraId="68F40124" wp14:textId="77777777">
                  <w:pPr>
                    <w:pStyle w:val="Compact"/>
                    <w:spacing w:before="36" w:after="36"/>
                    <w:rPr/>
                  </w:pPr>
                  <w:r>
                    <w:rPr/>
                    <w:t>Hugo Roussaffa</w:t>
                  </w:r>
                </w:p>
              </w:tc>
              <w:tc>
                <w:tcPr>
                  <w:tcW w:w="5670" w:type="dxa"/>
                  <w:tcBorders/>
                </w:tcPr>
                <w:p w14:paraId="61A84782" wp14:textId="77777777">
                  <w:pPr>
                    <w:pStyle w:val="Compact"/>
                    <w:spacing w:before="36" w:after="36"/>
                    <w:rPr/>
                  </w:pPr>
                  <w:r>
                    <w:rPr/>
                    <w:t>Rédaction initiale du cahier des charges</w:t>
                  </w:r>
                </w:p>
              </w:tc>
            </w:tr>
            <w:tr w14:paraId="3C52DBA6" wp14:textId="77777777">
              <w:trPr/>
              <w:tc>
                <w:tcPr>
                  <w:tcW w:w="1125" w:type="dxa"/>
                  <w:tcBorders/>
                </w:tcPr>
                <w:p w14:paraId="55D8B3B0" wp14:textId="77777777">
                  <w:pPr>
                    <w:pStyle w:val="Compact"/>
                    <w:spacing w:before="36" w:after="36"/>
                    <w:rPr/>
                  </w:pPr>
                  <w:r>
                    <w:rPr/>
                    <w:t>1.1</w:t>
                  </w:r>
                </w:p>
              </w:tc>
              <w:tc>
                <w:tcPr>
                  <w:tcW w:w="1515" w:type="dxa"/>
                  <w:tcBorders/>
                </w:tcPr>
                <w:p w14:paraId="154F33FF" wp14:textId="77777777">
                  <w:pPr>
                    <w:pStyle w:val="Compact"/>
                    <w:spacing w:before="36" w:after="36"/>
                    <w:rPr/>
                  </w:pPr>
                  <w:r>
                    <w:rPr/>
                    <w:t>10/08/2026</w:t>
                  </w:r>
                </w:p>
              </w:tc>
              <w:tc>
                <w:tcPr>
                  <w:tcW w:w="1425" w:type="dxa"/>
                  <w:tcBorders/>
                </w:tcPr>
                <w:p w14:paraId="768CE3AA" wp14:textId="77777777">
                  <w:pPr>
                    <w:pStyle w:val="Compact"/>
                    <w:spacing w:before="36" w:after="36"/>
                    <w:rPr/>
                  </w:pPr>
                  <w:r>
                    <w:rPr/>
                    <w:t>Hugo Roussaffa</w:t>
                  </w:r>
                </w:p>
              </w:tc>
              <w:tc>
                <w:tcPr>
                  <w:tcW w:w="5670" w:type="dxa"/>
                  <w:tcBorders/>
                </w:tcPr>
                <w:p w14:paraId="7EBA9FA1" wp14:textId="77777777">
                  <w:pPr>
                    <w:pStyle w:val="Compact"/>
                    <w:spacing w:before="36" w:after="36"/>
                    <w:rPr/>
                  </w:pPr>
                  <w:r>
                    <w:rPr/>
                    <w:t>Finalisation du backlog et des profils utilisateurs, ajout du cadre de chiffrage, compléments des exigences — version soumise à la relecture de la MOA</w:t>
                  </w:r>
                </w:p>
              </w:tc>
            </w:tr>
          </w:tbl>
          <w:p w14:paraId="235D8884" wp14:textId="77777777">
            <w:pPr>
              <w:pStyle w:val="BodyText"/>
              <w:rPr/>
            </w:pPr>
            <w:r>
              <w:rPr/>
              <w:t>Points en attente (5)</w:t>
            </w:r>
          </w:p>
          <w:p w14:paraId="40285AC1" wp14:textId="77777777">
            <w:pPr>
              <w:pStyle w:val="BodyText"/>
              <w:rPr/>
            </w:pPr>
            <w:hyperlink w:anchor="alertes-pr-ciser-avec-l-oeil-si-c-est-op">
              <w:r>
                <w:rPr>
                  <w:rStyle w:val="Hyperlink"/>
                </w:rPr>
                <w:t>high (alertes)</w:t>
              </w:r>
            </w:hyperlink>
            <w:r>
              <w:rPr/>
              <w:t xml:space="preserve"> : à préciser avec l’OEIL si c’est optionnel notamment sur les seuils d’alerte et les détéction des tendances et des ruptures.</w:t>
            </w:r>
          </w:p>
          <w:p w14:paraId="2383F82C" wp14:textId="77777777">
            <w:pPr>
              <w:pStyle w:val="BodyText"/>
              <w:rPr/>
            </w:pPr>
            <w:hyperlink w:anchor="historisation-la-solution-de-versionneme">
              <w:r>
                <w:rPr>
                  <w:rStyle w:val="Hyperlink"/>
                </w:rPr>
                <w:t>medium (historisation)</w:t>
              </w:r>
            </w:hyperlink>
            <w:r>
              <w:rPr/>
              <w:t xml:space="preserve"> : la solution de versionnement (GeoDiff + snapshots Prefect) est proposée — à valider avec l’OEIL.</w:t>
            </w:r>
          </w:p>
          <w:p w14:paraId="4B873FE1" wp14:textId="77777777">
            <w:pPr>
              <w:pStyle w:val="BodyText"/>
              <w:rPr/>
            </w:pPr>
            <w:hyperlink w:anchor="processing-indiquer-la-volumetrie-pour-l">
              <w:r>
                <w:rPr>
                  <w:rStyle w:val="Hyperlink"/>
                </w:rPr>
                <w:t>high (processing)</w:t>
              </w:r>
            </w:hyperlink>
            <w:r>
              <w:rPr/>
              <w:t xml:space="preserve"> : indiquer la volumetrie pour les traitements d’indicateur sur des sources lourdes si cela est externalisé.</w:t>
            </w:r>
          </w:p>
          <w:p w14:paraId="67C4858D" wp14:textId="77777777">
            <w:pPr>
              <w:pStyle w:val="BodyText"/>
              <w:rPr/>
            </w:pPr>
            <w:hyperlink w:anchor="ux-lien-int-grer-vers-la-maquette-foncti">
              <w:r>
                <w:rPr>
                  <w:rStyle w:val="Hyperlink"/>
                </w:rPr>
                <w:t>high (UX)</w:t>
              </w:r>
            </w:hyperlink>
            <w:r>
              <w:rPr/>
              <w:t xml:space="preserve"> : lien à intégrer vers la maquette fonctionnelle de l’interface.</w:t>
            </w:r>
          </w:p>
          <w:p w14:paraId="1EF7A2C1" wp14:textId="77777777">
            <w:pPr>
              <w:pStyle w:val="BodyText"/>
              <w:spacing w:before="180" w:after="16"/>
              <w:rPr/>
            </w:pPr>
            <w:hyperlink w:anchor="historisation-valider-architecture-cible">
              <w:r>
                <w:rPr>
                  <w:rStyle w:val="Hyperlink"/>
                </w:rPr>
                <w:t>high (historisation)</w:t>
              </w:r>
            </w:hyperlink>
            <w:r>
              <w:rPr/>
              <w:t xml:space="preserve"> : valider architecture cible avec l’équipe OEIL, en particulier sur les aspects technologiques et d’intégration.</w:t>
            </w:r>
          </w:p>
          <w:p w14:paraId="5DAB6C7B" wp14:textId="77777777">
            <w:pPr>
              <w:pStyle w:val="Normal"/>
              <w:spacing w:before="0" w:after="200"/>
              <w:jc w:val="left"/>
              <w:rPr>
                <w:sz w:val="24"/>
              </w:rPr>
            </w:pPr>
            <w:r>
              <w:rPr>
                <w:sz w:val="24"/>
              </w:rPr>
            </w:r>
          </w:p>
        </w:tc>
      </w:tr>
    </w:tbl>
    <w:p xmlns:wp14="http://schemas.microsoft.com/office/word/2010/wordml" w:rsidP="6F78660E" w14:paraId="3E7A9F1C" wp14:textId="77777777">
      <w:pPr>
        <w:pStyle w:val="BodyText"/>
        <w:rPr>
          <w:b w:val="1"/>
          <w:bCs w:val="1"/>
          <w:highlight w:val="yellow"/>
          <w:rPrChange w:author="Marjolaine DAVID" w:date="2026-09-02T21:45:03.134Z" w:id="1206556018"/>
        </w:rPr>
      </w:pPr>
      <w:r w:rsidRPr="6F78660E" w:rsidR="6F78660E">
        <w:rPr>
          <w:b w:val="1"/>
          <w:bCs w:val="1"/>
          <w:highlight w:val="yellow"/>
          <w:rPrChange w:author="Marjolaine DAVID" w:date="2026-09-02T21:45:03.132Z" w16du:dateUtc="2026-09-02T21:45:03.132Z" w:id="793087170">
            <w:rPr>
              <w:b w:val="1"/>
              <w:bCs w:val="1"/>
            </w:rPr>
          </w:rPrChange>
        </w:rPr>
        <w:t>Introduction</w:t>
      </w:r>
    </w:p>
    <w:p xmlns:wp14="http://schemas.microsoft.com/office/word/2010/wordml" w14:paraId="05A7F4A4" wp14:textId="77777777">
      <w:pPr>
        <w:pStyle w:val="BodyText"/>
        <w:rPr/>
      </w:pPr>
      <w:r>
        <w:rPr/>
        <w:t>Le projet Hydroscope s’inscrit dans la continuité d’un premier outil développé en 2021 pour la DAVAR (PressionPPE). Suite au retour d’expérience de ce premier projet, l’OEIL a déposé un dossier au fonds PEP en 2023, validé avec un co-financement de l’OFB (65 %) et du fonds PEP (35 %). L’objectif est de faire évoluer cet outil pour répondre aux besoins accrus de connaissance et de gestion de la ressource en eau.</w:t>
      </w:r>
    </w:p>
    <w:p xmlns:wp14="http://schemas.microsoft.com/office/word/2010/wordml" w14:paraId="6834C070" wp14:textId="77777777">
      <w:pPr>
        <w:pStyle w:val="BodyText"/>
        <w:rPr/>
      </w:pPr>
      <w:r>
        <w:rPr/>
        <w:t xml:space="preserve">Le projet </w:t>
      </w:r>
      <w:r>
        <w:rPr>
          <w:b/>
          <w:bCs/>
        </w:rPr>
        <w:t>Hydroscope</w:t>
      </w:r>
      <w:r>
        <w:rPr/>
        <w:t xml:space="preserve"> a pour ambition de doter le territoire d’une architecture logicielle et d’une structure de données robuste, capables de transformer les données brutes en informations stratégiques, tout en garantissant l’historisation des indicateurs et l’automatisation de la veille sur les pressions environnementales telles que les incendies, l’érosion, la pollution, le développement des espèces envahissantes ou l’artificialisation des sols.</w:t>
      </w:r>
    </w:p>
    <w:p xmlns:wp14="http://schemas.microsoft.com/office/word/2010/wordml" w14:paraId="430512BB" wp14:textId="77777777">
      <w:pPr>
        <w:pStyle w:val="BodyText"/>
        <w:rPr/>
      </w:pPr>
      <w:r>
        <w:rPr/>
        <w:t>L’OEIL assure la continuité intellectuelle du projet initial (PressionPPE en 2021) et s’assurera à ce que les futurs outils — qu’il s’agisse de tableaux de bord experts, d’interfaces simplifiées pour les partenaires ou de fiches pédagogiques — deviennent des leviers d’aide à la décision pour la protection durable des bassins versants producteurs d’eau potable (BVAEP).</w:t>
      </w:r>
    </w:p>
    <w:p xmlns:wp14="http://schemas.microsoft.com/office/word/2010/wordml" w14:paraId="6C8C77F6" wp14:textId="77777777">
      <w:pPr>
        <w:pStyle w:val="Normal"/>
        <w:rPr/>
      </w:pPr>
      <w:r>
        <w:rPr/>
        <mc:AlternateContent>
          <mc:Choice Requires="wps">
            <w:drawing>
              <wp:inline xmlns:wp14="http://schemas.microsoft.com/office/word/2010/wordprocessingDrawing" distT="0" distB="0" distL="0" distR="0" wp14:anchorId="65246379" wp14:editId="7777777">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w14:anchorId="4F8EE898">
              <v:rect id="shape_0" style="position:absolute;margin-left:0pt;margin-top:-1.55pt;width:467.95pt;height:1.45pt;mso-wrap-style:none;v-text-anchor:middle;mso-position-horizontal:center;mso-position-vertical:top" o:allowincell="f" fillcolor="white" stroked="t">
                <v:fill type="solid" color2="black" o:detectmouseclick="t"/>
                <v:stroke color="black" joinstyle="round" endcap="flat"/>
                <w10:wrap type="topAndBottom"/>
              </v:rect>
            </w:pict>
          </mc:Fallback>
        </mc:AlternateContent>
      </w:r>
    </w:p>
    <w:p xmlns:wp14="http://schemas.microsoft.com/office/word/2010/wordml" w14:paraId="02EB378F" wp14:textId="77777777">
      <w:pPr>
        <w:pStyle w:val="Normal"/>
        <w:rPr/>
      </w:pPr>
      <w:r>
        <w:rPr/>
      </w:r>
      <w:r>
        <w:br w:type="page"/>
      </w:r>
    </w:p>
    <w:p xmlns:wp14="http://schemas.microsoft.com/office/word/2010/wordml" w14:paraId="527C34CB" wp14:textId="77777777">
      <w:pPr>
        <w:pStyle w:val="Heading2"/>
        <w:spacing w:before="0" w:after="0"/>
        <w:rPr/>
      </w:pPr>
      <w:bookmarkStart w:name="__RefHeading___Toc6553_4257709489" w:id="0"/>
      <w:bookmarkStart w:name="glossaire" w:id="1"/>
      <w:bookmarkEnd w:id="0"/>
      <w:r>
        <w:rPr/>
        <w:t>1 Glossaire</w:t>
      </w:r>
    </w:p>
    <w:p xmlns:wp14="http://schemas.microsoft.com/office/word/2010/wordml" w14:paraId="104C8CC8" wp14:textId="77777777">
      <w:pPr>
        <w:pStyle w:val="FirstParagraph"/>
        <w:rPr/>
      </w:pPr>
      <w:r>
        <w:rPr/>
        <w:t>Ce glossaire vise à clarifier les principaux acronymes, termes techniques et notions utilisés dans le cadre du projet HydroScope. Il a pour objectif de faciliter la compréhension du document par l’ensemble des parties prenantes.</w:t>
      </w:r>
    </w:p>
    <w:p xmlns:wp14="http://schemas.microsoft.com/office/word/2010/wordml" w14:paraId="31216997" wp14:textId="77777777">
      <w:pPr>
        <w:pStyle w:val="Heading3"/>
        <w:rPr/>
      </w:pPr>
      <w:bookmarkStart w:name="acronymes-et-acteurs" w:id="2"/>
      <w:r>
        <w:rPr/>
        <w:t>1.1 Acronymes et acteurs</w:t>
      </w:r>
    </w:p>
    <w:p xmlns:wp14="http://schemas.microsoft.com/office/word/2010/wordml" w14:paraId="014C1E03" wp14:textId="77777777">
      <w:pPr>
        <w:pStyle w:val="Compact"/>
        <w:numPr>
          <w:ilvl w:val="0"/>
          <w:numId w:val="1"/>
        </w:numPr>
        <w:rPr/>
      </w:pPr>
      <w:r>
        <w:rPr>
          <w:b/>
          <w:bCs/>
        </w:rPr>
        <w:t>OEIL</w:t>
      </w:r>
      <w:r>
        <w:rPr/>
        <w:t xml:space="preserve"> : Observatoire de l’Environnement en Nouvelle-Calédonie</w:t>
      </w:r>
    </w:p>
    <w:p xmlns:wp14="http://schemas.microsoft.com/office/word/2010/wordml" w14:paraId="7FEAA4A6" wp14:textId="77777777">
      <w:pPr>
        <w:pStyle w:val="Compact"/>
        <w:numPr>
          <w:ilvl w:val="0"/>
          <w:numId w:val="1"/>
        </w:numPr>
        <w:rPr/>
      </w:pPr>
      <w:r>
        <w:rPr>
          <w:b/>
          <w:bCs/>
        </w:rPr>
        <w:t>DAVAR</w:t>
      </w:r>
      <w:r>
        <w:rPr/>
        <w:t xml:space="preserve"> : Direction des Affaires Vétérinaires, Alimentaires et Rurales</w:t>
      </w:r>
    </w:p>
    <w:p xmlns:wp14="http://schemas.microsoft.com/office/word/2010/wordml" w14:paraId="5B4DBDAE" wp14:textId="77777777">
      <w:pPr>
        <w:pStyle w:val="Compact"/>
        <w:numPr>
          <w:ilvl w:val="0"/>
          <w:numId w:val="1"/>
        </w:numPr>
        <w:rPr/>
      </w:pPr>
      <w:r>
        <w:rPr>
          <w:b/>
          <w:bCs/>
        </w:rPr>
        <w:t>OFB</w:t>
      </w:r>
      <w:r>
        <w:rPr/>
        <w:t xml:space="preserve"> : Office Français de la Biodiversité</w:t>
      </w:r>
    </w:p>
    <w:p xmlns:wp14="http://schemas.microsoft.com/office/word/2010/wordml" w14:paraId="07F2E02E" wp14:textId="77777777">
      <w:pPr>
        <w:pStyle w:val="Compact"/>
        <w:numPr>
          <w:ilvl w:val="0"/>
          <w:numId w:val="1"/>
        </w:numPr>
        <w:rPr/>
      </w:pPr>
      <w:r>
        <w:rPr>
          <w:b/>
          <w:bCs/>
        </w:rPr>
        <w:t>PEP</w:t>
      </w:r>
      <w:r>
        <w:rPr/>
        <w:t xml:space="preserve"> : Politique de l’Eau Partagée</w:t>
      </w:r>
    </w:p>
    <w:p xmlns:wp14="http://schemas.microsoft.com/office/word/2010/wordml" w14:paraId="3E30CB9B" wp14:textId="77777777">
      <w:pPr>
        <w:pStyle w:val="Compact"/>
        <w:numPr>
          <w:ilvl w:val="0"/>
          <w:numId w:val="1"/>
        </w:numPr>
        <w:rPr/>
      </w:pPr>
      <w:r>
        <w:rPr>
          <w:b/>
          <w:bCs/>
        </w:rPr>
        <w:t>MOA</w:t>
      </w:r>
      <w:r>
        <w:rPr/>
        <w:t xml:space="preserve"> : Maîtrise d’Ouvrage (porteur du besoin)</w:t>
      </w:r>
    </w:p>
    <w:p xmlns:wp14="http://schemas.microsoft.com/office/word/2010/wordml" w14:paraId="7B526591" wp14:textId="77777777">
      <w:pPr>
        <w:pStyle w:val="Compact"/>
        <w:numPr>
          <w:ilvl w:val="0"/>
          <w:numId w:val="1"/>
        </w:numPr>
        <w:rPr/>
      </w:pPr>
      <w:r>
        <w:rPr>
          <w:b/>
          <w:bCs/>
        </w:rPr>
        <w:t>AMOA</w:t>
      </w:r>
      <w:r>
        <w:rPr/>
        <w:t xml:space="preserve"> : Assistance à Maîtrise d’Ouvrage (appui à la définition et au suivi du projet)</w:t>
      </w:r>
    </w:p>
    <w:p xmlns:wp14="http://schemas.microsoft.com/office/word/2010/wordml" w14:paraId="36086AF0" wp14:textId="77777777">
      <w:pPr>
        <w:pStyle w:val="Compact"/>
        <w:numPr>
          <w:ilvl w:val="0"/>
          <w:numId w:val="1"/>
        </w:numPr>
        <w:rPr/>
      </w:pPr>
      <w:r>
        <w:rPr>
          <w:b/>
          <w:bCs/>
        </w:rPr>
        <w:t>MOE</w:t>
      </w:r>
      <w:r>
        <w:rPr/>
        <w:t xml:space="preserve"> : Maîtrise d’Œuvre (réalisation technique du projet)</w:t>
      </w:r>
    </w:p>
    <w:p xmlns:wp14="http://schemas.microsoft.com/office/word/2010/wordml" w14:paraId="2989DB07" wp14:textId="77777777">
      <w:pPr>
        <w:pStyle w:val="Compact"/>
        <w:numPr>
          <w:ilvl w:val="0"/>
          <w:numId w:val="1"/>
        </w:numPr>
        <w:rPr/>
      </w:pPr>
      <w:r>
        <w:rPr>
          <w:b/>
          <w:bCs/>
        </w:rPr>
        <w:t>COPIL</w:t>
      </w:r>
      <w:r>
        <w:rPr/>
        <w:t xml:space="preserve"> : Comité de pilotage</w:t>
      </w:r>
    </w:p>
    <w:p xmlns:wp14="http://schemas.microsoft.com/office/word/2010/wordml" w14:paraId="1825D3BA" wp14:textId="77777777">
      <w:pPr>
        <w:pStyle w:val="Compact"/>
        <w:numPr>
          <w:ilvl w:val="0"/>
          <w:numId w:val="1"/>
        </w:numPr>
        <w:rPr/>
      </w:pPr>
      <w:r>
        <w:rPr>
          <w:b/>
          <w:bCs/>
        </w:rPr>
        <w:t>COTECH</w:t>
      </w:r>
      <w:r>
        <w:rPr/>
        <w:t xml:space="preserve"> : Comité technique</w:t>
      </w:r>
      <w:bookmarkEnd w:id="2"/>
    </w:p>
    <w:p xmlns:wp14="http://schemas.microsoft.com/office/word/2010/wordml" w14:paraId="3D00608B" wp14:textId="77777777">
      <w:pPr>
        <w:pStyle w:val="Heading3"/>
        <w:rPr/>
      </w:pPr>
      <w:bookmarkStart w:name="concepts-projet-et-méthodologie-agile" w:id="3"/>
      <w:r>
        <w:rPr/>
        <w:t>1.2 Concepts projet et méthodologie Agile</w:t>
      </w:r>
    </w:p>
    <w:p xmlns:wp14="http://schemas.microsoft.com/office/word/2010/wordml" w14:paraId="105A262C" wp14:textId="77777777">
      <w:pPr>
        <w:pStyle w:val="Compact"/>
        <w:numPr>
          <w:ilvl w:val="0"/>
          <w:numId w:val="1"/>
        </w:numPr>
        <w:rPr/>
      </w:pPr>
      <w:r>
        <w:rPr>
          <w:b/>
          <w:bCs/>
        </w:rPr>
        <w:t>Backlog produit</w:t>
      </w:r>
      <w:r>
        <w:rPr/>
        <w:t xml:space="preserve"> : Liste priorisée des fonctionnalités à développer</w:t>
      </w:r>
    </w:p>
    <w:p xmlns:wp14="http://schemas.microsoft.com/office/word/2010/wordml" w14:paraId="49DFDCBE" wp14:textId="77777777">
      <w:pPr>
        <w:pStyle w:val="Compact"/>
        <w:numPr>
          <w:ilvl w:val="0"/>
          <w:numId w:val="1"/>
        </w:numPr>
        <w:rPr/>
      </w:pPr>
      <w:r>
        <w:rPr>
          <w:b/>
          <w:bCs/>
        </w:rPr>
        <w:t>EPIC</w:t>
      </w:r>
      <w:r>
        <w:rPr/>
        <w:t xml:space="preserve"> : Ensemble fonctionnel regroupant plusieurs User Stories</w:t>
      </w:r>
    </w:p>
    <w:p xmlns:wp14="http://schemas.microsoft.com/office/word/2010/wordml" w14:paraId="04D2A1A5" wp14:textId="77777777">
      <w:pPr>
        <w:pStyle w:val="Compact"/>
        <w:numPr>
          <w:ilvl w:val="0"/>
          <w:numId w:val="1"/>
        </w:numPr>
        <w:rPr/>
      </w:pPr>
      <w:r>
        <w:rPr>
          <w:b/>
          <w:bCs/>
        </w:rPr>
        <w:t>User Story (US)</w:t>
      </w:r>
      <w:r>
        <w:rPr/>
        <w:t xml:space="preserve"> : Description d’un besoin fonctionnel du point de vue utilisateur</w:t>
      </w:r>
    </w:p>
    <w:p xmlns:wp14="http://schemas.microsoft.com/office/word/2010/wordml" w14:paraId="5B987F14" wp14:textId="77777777">
      <w:pPr>
        <w:pStyle w:val="Compact"/>
        <w:numPr>
          <w:ilvl w:val="0"/>
          <w:numId w:val="1"/>
        </w:numPr>
        <w:rPr/>
      </w:pPr>
      <w:r>
        <w:rPr>
          <w:b/>
          <w:bCs/>
        </w:rPr>
        <w:t>MVP (Minimum Viable Product)</w:t>
      </w:r>
      <w:r>
        <w:rPr/>
        <w:t xml:space="preserve"> : Première version fonctionnelle du produit, limitée aux fonctionnalités essentielles</w:t>
      </w:r>
    </w:p>
    <w:p xmlns:wp14="http://schemas.microsoft.com/office/word/2010/wordml" w14:paraId="3D8A5DBF" wp14:textId="77777777">
      <w:pPr>
        <w:pStyle w:val="Compact"/>
        <w:numPr>
          <w:ilvl w:val="0"/>
          <w:numId w:val="1"/>
        </w:numPr>
        <w:rPr/>
      </w:pPr>
      <w:r>
        <w:rPr>
          <w:b/>
          <w:bCs/>
        </w:rPr>
        <w:t>Sprint</w:t>
      </w:r>
      <w:r>
        <w:rPr/>
        <w:t xml:space="preserve"> : Cycle court de développement dans une méthode Agile</w:t>
      </w:r>
      <w:bookmarkEnd w:id="3"/>
    </w:p>
    <w:p xmlns:wp14="http://schemas.microsoft.com/office/word/2010/wordml" w14:paraId="0713821D" wp14:textId="77777777">
      <w:pPr>
        <w:pStyle w:val="Heading3"/>
        <w:rPr/>
      </w:pPr>
      <w:bookmarkStart w:name="données-et-objets-métier" w:id="4"/>
      <w:r>
        <w:rPr/>
        <w:t>1.3 Données et objets métier</w:t>
      </w:r>
    </w:p>
    <w:p xmlns:wp14="http://schemas.microsoft.com/office/word/2010/wordml" w14:paraId="6E30938F" wp14:textId="77777777">
      <w:pPr>
        <w:pStyle w:val="Compact"/>
        <w:numPr>
          <w:ilvl w:val="0"/>
          <w:numId w:val="1"/>
        </w:numPr>
        <w:rPr/>
      </w:pPr>
      <w:r>
        <w:rPr>
          <w:b/>
          <w:bCs/>
        </w:rPr>
        <w:t>BVAEP</w:t>
      </w:r>
      <w:r>
        <w:rPr/>
        <w:t xml:space="preserve"> : Bassin Versant d’Alimentation en Eau Potable</w:t>
      </w:r>
    </w:p>
    <w:p xmlns:wp14="http://schemas.microsoft.com/office/word/2010/wordml" w14:paraId="6C5EFA37" wp14:textId="77777777">
      <w:pPr>
        <w:pStyle w:val="Compact"/>
        <w:numPr>
          <w:ilvl w:val="0"/>
          <w:numId w:val="1"/>
        </w:numPr>
        <w:rPr/>
      </w:pPr>
      <w:r>
        <w:rPr>
          <w:b/>
          <w:bCs/>
        </w:rPr>
        <w:t>Captage / forage</w:t>
      </w:r>
      <w:r>
        <w:rPr/>
        <w:t xml:space="preserve"> : Unité de gestion ou point de prélèvement d’eau destiné à l’alimentation en eau potable</w:t>
      </w:r>
    </w:p>
    <w:p xmlns:wp14="http://schemas.microsoft.com/office/word/2010/wordml" w14:paraId="23DDF755" wp14:textId="77777777">
      <w:pPr>
        <w:pStyle w:val="Compact"/>
        <w:numPr>
          <w:ilvl w:val="0"/>
          <w:numId w:val="1"/>
        </w:numPr>
        <w:rPr/>
      </w:pPr>
      <w:r>
        <w:rPr>
          <w:b/>
          <w:bCs/>
        </w:rPr>
        <w:t>Périmètre de Protection des Eaux (PPE)</w:t>
      </w:r>
      <w:r>
        <w:rPr/>
        <w:t xml:space="preserve"> : Zone réglementaire visant à protéger un captage</w:t>
      </w:r>
    </w:p>
    <w:p xmlns:wp14="http://schemas.microsoft.com/office/word/2010/wordml" w14:paraId="4968A440" wp14:textId="77777777">
      <w:pPr>
        <w:pStyle w:val="Compact"/>
        <w:numPr>
          <w:ilvl w:val="0"/>
          <w:numId w:val="1"/>
        </w:numPr>
        <w:rPr/>
      </w:pPr>
      <w:r>
        <w:rPr>
          <w:b/>
          <w:bCs/>
        </w:rPr>
        <w:t>Indicateur</w:t>
      </w:r>
      <w:r>
        <w:rPr/>
        <w:t xml:space="preserve"> : Variable calculée permettant de caractériser un phénomène (enjeux, pression, état, évolution)</w:t>
      </w:r>
    </w:p>
    <w:p xmlns:wp14="http://schemas.microsoft.com/office/word/2010/wordml" w14:paraId="4B3364B6" wp14:textId="77777777">
      <w:pPr>
        <w:pStyle w:val="Compact"/>
        <w:numPr>
          <w:ilvl w:val="0"/>
          <w:numId w:val="1"/>
        </w:numPr>
        <w:rPr/>
      </w:pPr>
      <w:r>
        <w:rPr>
          <w:b/>
          <w:bCs/>
        </w:rPr>
        <w:t>Référentiel</w:t>
      </w:r>
      <w:r>
        <w:rPr/>
        <w:t xml:space="preserve"> : Ensemble structuré d’objets ou de définitions partagés (géographiques, indicateurs, utilisateurs).</w:t>
      </w:r>
    </w:p>
    <w:p xmlns:wp14="http://schemas.microsoft.com/office/word/2010/wordml" w14:paraId="4AEF5285" wp14:textId="77777777">
      <w:pPr>
        <w:pStyle w:val="Compact"/>
        <w:numPr>
          <w:ilvl w:val="0"/>
          <w:numId w:val="1"/>
        </w:numPr>
        <w:rPr/>
      </w:pPr>
      <w:r>
        <w:rPr>
          <w:b/>
          <w:bCs/>
        </w:rPr>
        <w:t>Métadonnées</w:t>
      </w:r>
      <w:r>
        <w:rPr/>
        <w:t xml:space="preserve"> : Données décrivant d’autres données (source, date, méthode, etc.}</w:t>
      </w:r>
      <w:bookmarkEnd w:id="4"/>
    </w:p>
    <w:p xmlns:wp14="http://schemas.microsoft.com/office/word/2010/wordml" w14:paraId="1D61665F" wp14:textId="77777777">
      <w:pPr>
        <w:pStyle w:val="Heading3"/>
        <w:rPr/>
      </w:pPr>
      <w:bookmarkStart w:name="concepts-techniques" w:id="5"/>
      <w:r>
        <w:rPr/>
        <w:t>1.4 Concepts techniques</w:t>
      </w:r>
    </w:p>
    <w:p xmlns:wp14="http://schemas.microsoft.com/office/word/2010/wordml" w14:paraId="380831B2" wp14:textId="77777777">
      <w:pPr>
        <w:pStyle w:val="Compact"/>
        <w:numPr>
          <w:ilvl w:val="0"/>
          <w:numId w:val="1"/>
        </w:numPr>
        <w:rPr/>
      </w:pPr>
      <w:r>
        <w:rPr>
          <w:b/>
          <w:bCs/>
        </w:rPr>
        <w:t>IHM (Interface Homme Machine)</w:t>
      </w:r>
      <w:r>
        <w:rPr/>
        <w:t xml:space="preserve"> : Interface utilisateur (interface graphique)</w:t>
      </w:r>
    </w:p>
    <w:p xmlns:wp14="http://schemas.microsoft.com/office/word/2010/wordml" w14:paraId="6B2E501A" wp14:textId="77777777">
      <w:pPr>
        <w:pStyle w:val="Compact"/>
        <w:numPr>
          <w:ilvl w:val="0"/>
          <w:numId w:val="1"/>
        </w:numPr>
        <w:rPr/>
      </w:pPr>
      <w:r>
        <w:rPr>
          <w:b/>
          <w:bCs/>
        </w:rPr>
        <w:t>API (Application Programming Interface)</w:t>
      </w:r>
      <w:r>
        <w:rPr/>
        <w:t xml:space="preserve"> : Interface permettant à des systèmes d’échanger des données</w:t>
      </w:r>
    </w:p>
    <w:p xmlns:wp14="http://schemas.microsoft.com/office/word/2010/wordml" w14:paraId="662641FB" wp14:textId="77777777">
      <w:pPr>
        <w:pStyle w:val="Compact"/>
        <w:numPr>
          <w:ilvl w:val="0"/>
          <w:numId w:val="1"/>
        </w:numPr>
        <w:rPr/>
      </w:pPr>
      <w:r>
        <w:rPr>
          <w:b/>
          <w:bCs/>
        </w:rPr>
        <w:t>SIG (Système d’Information Géographique)</w:t>
      </w:r>
      <w:r>
        <w:rPr/>
        <w:t xml:space="preserve"> : Outils permettant de manipuler et visualiser des données géographiques</w:t>
      </w:r>
    </w:p>
    <w:p xmlns:wp14="http://schemas.microsoft.com/office/word/2010/wordml" w14:paraId="39D2A8C1" wp14:textId="77777777">
      <w:pPr>
        <w:pStyle w:val="Compact"/>
        <w:numPr>
          <w:ilvl w:val="0"/>
          <w:numId w:val="1"/>
        </w:numPr>
        <w:rPr/>
      </w:pPr>
      <w:r>
        <w:rPr>
          <w:b/>
          <w:bCs/>
        </w:rPr>
        <w:t>H3</w:t>
      </w:r>
      <w:r>
        <w:rPr/>
        <w:t xml:space="preserve"> : Système de grille géographique hiérarchique permettant d’agréger des données spatiales dans des Hexagones dans un système hiérarchique.</w:t>
      </w:r>
    </w:p>
    <w:p xmlns:wp14="http://schemas.microsoft.com/office/word/2010/wordml" w14:paraId="188574AD" wp14:textId="77777777">
      <w:pPr>
        <w:pStyle w:val="Compact"/>
        <w:numPr>
          <w:ilvl w:val="0"/>
          <w:numId w:val="1"/>
        </w:numPr>
        <w:rPr/>
      </w:pPr>
      <w:r>
        <w:rPr>
          <w:b/>
          <w:bCs/>
        </w:rPr>
        <w:t>CSV (Comma-Separated Values)</w:t>
      </w:r>
      <w:r>
        <w:rPr/>
        <w:t xml:space="preserve"> : Format de fichier tabulaire simple</w:t>
      </w:r>
    </w:p>
    <w:p xmlns:wp14="http://schemas.microsoft.com/office/word/2010/wordml" w14:paraId="58964021" wp14:textId="77777777">
      <w:pPr>
        <w:pStyle w:val="Compact"/>
        <w:numPr>
          <w:ilvl w:val="0"/>
          <w:numId w:val="1"/>
        </w:numPr>
        <w:rPr/>
      </w:pPr>
      <w:r>
        <w:rPr>
          <w:b/>
          <w:bCs/>
        </w:rPr>
        <w:t>GeoJSON / Shapefile</w:t>
      </w:r>
      <w:r>
        <w:rPr/>
        <w:t xml:space="preserve"> : Formats de données géographiques</w:t>
      </w:r>
    </w:p>
    <w:p xmlns:wp14="http://schemas.microsoft.com/office/word/2010/wordml" w14:paraId="6A63BDE7" wp14:textId="77777777">
      <w:pPr>
        <w:pStyle w:val="Compact"/>
        <w:numPr>
          <w:ilvl w:val="0"/>
          <w:numId w:val="1"/>
        </w:numPr>
        <w:rPr/>
      </w:pPr>
      <w:r>
        <w:rPr>
          <w:b/>
          <w:bCs/>
        </w:rPr>
        <w:t>Base de données</w:t>
      </w:r>
      <w:r>
        <w:rPr/>
        <w:t xml:space="preserve"> : Système de stockage structuré des données</w:t>
      </w:r>
    </w:p>
    <w:p xmlns:wp14="http://schemas.microsoft.com/office/word/2010/wordml" w14:paraId="5429DAA2" wp14:textId="77777777">
      <w:pPr>
        <w:pStyle w:val="Compact"/>
        <w:numPr>
          <w:ilvl w:val="0"/>
          <w:numId w:val="1"/>
        </w:numPr>
        <w:rPr/>
      </w:pPr>
      <w:r>
        <w:rPr>
          <w:b/>
          <w:bCs/>
        </w:rPr>
        <w:t>DBT</w:t>
      </w:r>
      <w:r>
        <w:rPr/>
        <w:t xml:space="preserve"> : Outil/framework de transformation et de documentation des lineages de données dans un pipeline de traitement SQL.</w:t>
      </w:r>
      <w:bookmarkEnd w:id="5"/>
    </w:p>
    <w:p xmlns:wp14="http://schemas.microsoft.com/office/word/2010/wordml" w14:paraId="50280165" wp14:textId="77777777">
      <w:pPr>
        <w:pStyle w:val="Heading3"/>
        <w:rPr/>
      </w:pPr>
      <w:bookmarkStart w:name="qualité-et-analyse-des-données" w:id="6"/>
      <w:r>
        <w:rPr/>
        <w:t>1.5 Qualité et analyse des données</w:t>
      </w:r>
    </w:p>
    <w:p xmlns:wp14="http://schemas.microsoft.com/office/word/2010/wordml" w14:paraId="279B444D" wp14:textId="77777777">
      <w:pPr>
        <w:pStyle w:val="Compact"/>
        <w:numPr>
          <w:ilvl w:val="0"/>
          <w:numId w:val="1"/>
        </w:numPr>
        <w:rPr/>
      </w:pPr>
      <w:r>
        <w:rPr>
          <w:b/>
          <w:bCs/>
        </w:rPr>
        <w:t>Agrégation</w:t>
      </w:r>
      <w:r>
        <w:rPr/>
        <w:t xml:space="preserve"> : Regroupement de données selon une échelle spatiale ou temporelle</w:t>
      </w:r>
    </w:p>
    <w:p xmlns:wp14="http://schemas.microsoft.com/office/word/2010/wordml" w14:paraId="34803560" wp14:textId="77777777">
      <w:pPr>
        <w:pStyle w:val="Compact"/>
        <w:numPr>
          <w:ilvl w:val="0"/>
          <w:numId w:val="1"/>
        </w:numPr>
        <w:rPr/>
      </w:pPr>
      <w:r>
        <w:rPr>
          <w:b/>
          <w:bCs/>
        </w:rPr>
        <w:t>Analyse multicritère</w:t>
      </w:r>
      <w:r>
        <w:rPr/>
        <w:t xml:space="preserve"> : Méthode permettant de combiner plusieurs indicateurs pour produire une analyse synthétique</w:t>
      </w:r>
    </w:p>
    <w:p xmlns:wp14="http://schemas.microsoft.com/office/word/2010/wordml" w14:paraId="15DD8BA1" wp14:textId="77777777">
      <w:pPr>
        <w:pStyle w:val="Compact"/>
        <w:numPr>
          <w:ilvl w:val="0"/>
          <w:numId w:val="1"/>
        </w:numPr>
        <w:rPr/>
      </w:pPr>
      <w:r>
        <w:rPr>
          <w:b/>
          <w:bCs/>
        </w:rPr>
        <w:t>Traçabilité</w:t>
      </w:r>
      <w:r>
        <w:rPr/>
        <w:t xml:space="preserve"> : Capacité à suivre l’origine et les transformations des données</w:t>
      </w:r>
    </w:p>
    <w:p xmlns:wp14="http://schemas.microsoft.com/office/word/2010/wordml" w14:paraId="69699F0F" wp14:textId="77777777">
      <w:pPr>
        <w:pStyle w:val="Compact"/>
        <w:numPr>
          <w:ilvl w:val="0"/>
          <w:numId w:val="1"/>
        </w:numPr>
        <w:rPr/>
      </w:pPr>
      <w:r>
        <w:rPr>
          <w:b/>
          <w:bCs/>
        </w:rPr>
        <w:t>Complétude</w:t>
      </w:r>
      <w:r>
        <w:rPr/>
        <w:t xml:space="preserve"> : Niveau de remplissage d’un jeu de données</w:t>
      </w:r>
      <w:bookmarkEnd w:id="6"/>
    </w:p>
    <w:p xmlns:wp14="http://schemas.microsoft.com/office/word/2010/wordml" w14:paraId="619DB479" wp14:textId="77777777">
      <w:pPr>
        <w:pStyle w:val="Heading3"/>
        <w:rPr/>
      </w:pPr>
      <w:bookmarkStart w:name="exploitation-et-maintenance" w:id="7"/>
      <w:r>
        <w:rPr/>
        <w:t>1.6 Exploitation et maintenance</w:t>
      </w:r>
    </w:p>
    <w:p xmlns:wp14="http://schemas.microsoft.com/office/word/2010/wordml" w14:paraId="5947C3BD" wp14:textId="77777777">
      <w:pPr>
        <w:pStyle w:val="Compact"/>
        <w:numPr>
          <w:ilvl w:val="0"/>
          <w:numId w:val="1"/>
        </w:numPr>
        <w:rPr/>
      </w:pPr>
      <w:r>
        <w:rPr>
          <w:b/>
          <w:bCs/>
        </w:rPr>
        <w:t>SLA (Service Level Agreement)</w:t>
      </w:r>
      <w:r>
        <w:rPr/>
        <w:t xml:space="preserve"> : Engagement sur les niveaux de service (disponibilité, délais de traitement)</w:t>
      </w:r>
    </w:p>
    <w:p xmlns:wp14="http://schemas.microsoft.com/office/word/2010/wordml" w14:paraId="75F338DD" wp14:textId="77777777">
      <w:pPr>
        <w:pStyle w:val="Compact"/>
        <w:numPr>
          <w:ilvl w:val="0"/>
          <w:numId w:val="1"/>
        </w:numPr>
        <w:rPr/>
      </w:pPr>
      <w:r>
        <w:rPr>
          <w:b/>
          <w:bCs/>
        </w:rPr>
        <w:t>TMA (Tierce Maintenance Applicative)</w:t>
      </w:r>
      <w:r>
        <w:rPr/>
        <w:t xml:space="preserve"> : Activités de maintenance corrective et évolutive d’une application</w:t>
      </w:r>
    </w:p>
    <w:p xmlns:wp14="http://schemas.microsoft.com/office/word/2010/wordml" w14:paraId="35E76704" wp14:textId="77777777">
      <w:pPr>
        <w:pStyle w:val="Compact"/>
        <w:numPr>
          <w:ilvl w:val="0"/>
          <w:numId w:val="1"/>
        </w:numPr>
        <w:rPr/>
      </w:pPr>
      <w:r>
        <w:rPr>
          <w:b/>
          <w:bCs/>
        </w:rPr>
        <w:t>Réversibilité</w:t>
      </w:r>
      <w:r>
        <w:rPr/>
        <w:t xml:space="preserve"> : Capacité à transférer le système ou les données vers un autre prestataire</w:t>
      </w:r>
    </w:p>
    <w:p xmlns:wp14="http://schemas.microsoft.com/office/word/2010/wordml" w14:paraId="69AB89EF" wp14:textId="77777777">
      <w:pPr>
        <w:pStyle w:val="Compact"/>
        <w:numPr>
          <w:ilvl w:val="0"/>
          <w:numId w:val="1"/>
        </w:numPr>
        <w:rPr/>
      </w:pPr>
      <w:r>
        <w:rPr>
          <w:b/>
          <w:bCs/>
        </w:rPr>
        <w:t>Monitoring</w:t>
      </w:r>
      <w:r>
        <w:rPr/>
        <w:t xml:space="preserve"> : Suivi du fonctionnement du système et des données</w:t>
      </w:r>
      <w:bookmarkEnd w:id="7"/>
    </w:p>
    <w:p xmlns:wp14="http://schemas.microsoft.com/office/word/2010/wordml" w14:paraId="5ED0A0CF" wp14:textId="77777777">
      <w:pPr>
        <w:pStyle w:val="Heading3"/>
        <w:rPr/>
      </w:pPr>
      <w:bookmarkStart w:name="réglementation" w:id="8"/>
      <w:r>
        <w:rPr/>
        <w:t>1.7 Réglementation</w:t>
      </w:r>
    </w:p>
    <w:p xmlns:wp14="http://schemas.microsoft.com/office/word/2010/wordml" w14:paraId="5CB33D20" wp14:textId="77777777">
      <w:pPr>
        <w:pStyle w:val="Compact"/>
        <w:numPr>
          <w:ilvl w:val="0"/>
          <w:numId w:val="1"/>
        </w:numPr>
        <w:rPr/>
      </w:pPr>
      <w:r>
        <w:rPr>
          <w:b/>
          <w:bCs/>
        </w:rPr>
        <w:t>RGPD (Règlement Général sur la Protection des Données)</w:t>
      </w:r>
      <w:r>
        <w:rPr/>
        <w:t xml:space="preserve"> : Cadre réglementaire européen relatif à la protection des données personnelles</w:t>
      </w:r>
    </w:p>
    <w:p xmlns:wp14="http://schemas.microsoft.com/office/word/2010/wordml" w14:paraId="116577E7" wp14:textId="77777777">
      <w:pPr>
        <w:pStyle w:val="Normal"/>
        <w:rPr/>
      </w:pPr>
      <w:r>
        <w:rPr/>
        <mc:AlternateContent>
          <mc:Choice Requires="wps">
            <w:drawing>
              <wp:inline xmlns:wp14="http://schemas.microsoft.com/office/word/2010/wordprocessingDrawing" distT="0" distB="0" distL="0" distR="0" wp14:anchorId="1144A422" wp14:editId="7777777">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w14:anchorId="41FC86DD">
              <v:rect id="shape_0" style="position:absolute;margin-left:0pt;margin-top:-1.55pt;width:467.95pt;height:1.45pt;mso-wrap-style:none;v-text-anchor:middle;mso-position-horizontal:center;mso-position-vertical:top" o:allowincell="f" fillcolor="white" stroked="t">
                <v:fill type="solid" color2="black" o:detectmouseclick="t"/>
                <v:stroke color="black" joinstyle="round" endcap="flat"/>
                <w10:wrap type="topAndBottom"/>
              </v:rect>
            </w:pict>
          </mc:Fallback>
        </mc:AlternateContent>
      </w:r>
    </w:p>
    <w:p xmlns:wp14="http://schemas.microsoft.com/office/word/2010/wordml" w14:paraId="6A05A809" wp14:textId="77777777">
      <w:pPr>
        <w:pStyle w:val="Normal"/>
        <w:rPr/>
      </w:pPr>
      <w:r>
        <w:rPr/>
      </w:r>
      <w:bookmarkEnd w:id="1"/>
      <w:bookmarkEnd w:id="8"/>
      <w:r>
        <w:br w:type="page"/>
      </w:r>
    </w:p>
    <w:p xmlns:wp14="http://schemas.microsoft.com/office/word/2010/wordml" w14:paraId="372C448F" wp14:textId="77777777">
      <w:pPr>
        <w:pStyle w:val="Heading2"/>
        <w:spacing w:before="0" w:after="0"/>
      </w:pPr>
      <w:bookmarkStart w:name="__RefHeading___Toc6555_4257709489" w:id="9"/>
      <w:bookmarkStart w:name="contexte-et-objectifs" w:id="10"/>
      <w:bookmarkEnd w:id="9"/>
      <w:r w:rsidR="6F78660E">
        <w:rPr/>
        <w:t xml:space="preserve">2 </w:t>
      </w:r>
      <w:r w:rsidRPr="6F78660E" w:rsidR="6F78660E">
        <w:rPr>
          <w:highlight w:val="yellow"/>
          <w:rPrChange w:author="Marjolaine DAVID" w:date="2026-09-02T21:45:33.992Z" w16du:dateUtc="2026-09-02T21:45:33.992Z" w:id="1342798663"/>
        </w:rPr>
        <w:t>Contexte et objectifs</w:t>
      </w:r>
    </w:p>
    <w:p xmlns:wp14="http://schemas.microsoft.com/office/word/2010/wordml" w14:paraId="5909B72D" wp14:textId="77777777">
      <w:pPr>
        <w:pStyle w:val="FirstParagraph"/>
        <w:rPr/>
      </w:pPr>
      <w:r>
        <w:rPr/>
        <w:t>La protection des ressources en eau potable constitue un enjeu majeur pour la Nouvelle-Calédonie. Les captages destinés à l’alimentation en eau potable sont exposés à de nombreuses pressions environnementales et anthropiques susceptibles d’altérer durablement la qualité et la disponibilité de la ressource. Les incendies, l’érosion des sols, les activités minières, l’urbanisation ou encore les effets du changement climatique nécessitent une connaissance fine des territoires afin d’orienter les actions de prévention et de protection.</w:t>
      </w:r>
    </w:p>
    <w:p xmlns:wp14="http://schemas.microsoft.com/office/word/2010/wordml" w14:paraId="3C179A1E" wp14:textId="77777777">
      <w:pPr>
        <w:pStyle w:val="BodyText"/>
        <w:rPr/>
      </w:pPr>
      <w:r>
        <w:rPr/>
        <w:t>Une grande partie des captages est alimentée par des eaux superficielles, ce qui les rend particulièrement sensibles aux modifications des bassins versants d’alimentation en eau potable. La préservation de ces bassins versants constitue ainsi un levier essentiel pour garantir une ressource en eau de qualité sur le long terme.</w:t>
      </w:r>
    </w:p>
    <w:p xmlns:wp14="http://schemas.microsoft.com/office/word/2010/wordml" w14:paraId="7FBD8E54" wp14:textId="77777777">
      <w:pPr>
        <w:pStyle w:val="Heading3"/>
        <w:rPr/>
      </w:pPr>
      <w:bookmarkStart w:name="contexte-institutionnel" w:id="11"/>
      <w:r>
        <w:rPr/>
        <w:t>2.1 Contexte institutionnel</w:t>
      </w:r>
    </w:p>
    <w:p xmlns:wp14="http://schemas.microsoft.com/office/word/2010/wordml" w14:paraId="5A9F9225" wp14:textId="77777777">
      <w:pPr>
        <w:pStyle w:val="FirstParagraph"/>
        <w:rPr/>
      </w:pPr>
      <w:r>
        <w:rPr/>
        <w:t>La gestion de l’eau potable en Nouvelle-Calédonie repose sur une organisation institutionnelle impliquant plusieurs acteurs complémentaires.</w:t>
      </w:r>
    </w:p>
    <w:p xmlns:wp14="http://schemas.microsoft.com/office/word/2010/wordml" w14:paraId="4D4A8F9F" wp14:textId="77777777">
      <w:pPr>
        <w:pStyle w:val="BodyText"/>
        <w:rPr/>
      </w:pPr>
      <w:r>
        <w:rPr/>
        <w:t xml:space="preserve">Depuis la loi du pays du </w:t>
      </w:r>
      <w:r>
        <w:rPr>
          <w:b/>
          <w:bCs/>
        </w:rPr>
        <w:t>15 juillet 2025</w:t>
      </w:r>
      <w:r>
        <w:rPr/>
        <w:t xml:space="preserve"> relative au domaine public de l’eau, le </w:t>
      </w:r>
      <w:r>
        <w:rPr>
          <w:b/>
          <w:bCs/>
        </w:rPr>
        <w:t>Gouvernement de la Nouvelle-Calédonie</w:t>
      </w:r>
      <w:r>
        <w:rPr/>
        <w:t xml:space="preserve"> est compétent pour instaurer les </w:t>
      </w:r>
      <w:r>
        <w:rPr>
          <w:b/>
          <w:bCs/>
        </w:rPr>
        <w:t>Périmètres de Protection des Eaux (PPE)</w:t>
      </w:r>
      <w:r>
        <w:rPr/>
        <w:t xml:space="preserve"> par arrêté. Le service de l’eau de la </w:t>
      </w:r>
      <w:r>
        <w:rPr>
          <w:b/>
          <w:bCs/>
        </w:rPr>
        <w:t>DAVAR</w:t>
      </w:r>
      <w:r>
        <w:rPr/>
        <w:t xml:space="preserve"> assure l’instruction technique et administrative des dossiers de protection.</w:t>
      </w:r>
    </w:p>
    <w:p xmlns:wp14="http://schemas.microsoft.com/office/word/2010/wordml" w14:paraId="1CC563F5" wp14:textId="77777777">
      <w:pPr>
        <w:pStyle w:val="BodyText"/>
        <w:rPr/>
      </w:pPr>
      <w:r>
        <w:rPr/>
        <w:t xml:space="preserve">Les </w:t>
      </w:r>
      <w:r>
        <w:rPr>
          <w:b/>
          <w:bCs/>
        </w:rPr>
        <w:t>Provinces</w:t>
      </w:r>
      <w:r>
        <w:rPr/>
        <w:t xml:space="preserve"> interviennent principalement dans leurs compétences environnementales et participent à l’instruction des dossiers en formulant un avis obligatoire. Elles assurent également un rôle de conseil et d’accompagnement auprès des collectivités.</w:t>
      </w:r>
    </w:p>
    <w:p xmlns:wp14="http://schemas.microsoft.com/office/word/2010/wordml" w14:paraId="1B574A8D" wp14:textId="77777777">
      <w:pPr>
        <w:pStyle w:val="BodyText"/>
        <w:rPr/>
      </w:pPr>
      <w:r>
        <w:rPr/>
        <w:t xml:space="preserve">Les </w:t>
      </w:r>
      <w:r>
        <w:rPr>
          <w:b/>
          <w:bCs/>
        </w:rPr>
        <w:t>Communes</w:t>
      </w:r>
      <w:r>
        <w:rPr/>
        <w:t xml:space="preserve"> conservent la responsabilité du service public de production et de distribution d’eau potable ainsi que de l’assainissement. Elles sont les principales gestionnaires des captages destinés à l’alimentation des populations.</w:t>
      </w:r>
    </w:p>
    <w:p xmlns:wp14="http://schemas.microsoft.com/office/word/2010/wordml" w14:paraId="3951DE9D" wp14:textId="77777777">
      <w:pPr>
        <w:pStyle w:val="BodyText"/>
        <w:rPr/>
      </w:pPr>
      <w:r>
        <w:rPr/>
        <w:t xml:space="preserve">Sur les </w:t>
      </w:r>
      <w:r>
        <w:rPr>
          <w:b/>
          <w:bCs/>
        </w:rPr>
        <w:t>terres coutumières</w:t>
      </w:r>
      <w:r>
        <w:rPr/>
        <w:t>, la création d’un périmètre de protection est soumise à l’accord des autorités coutumières concernées.</w:t>
      </w:r>
    </w:p>
    <w:p xmlns:wp14="http://schemas.microsoft.com/office/word/2010/wordml" w14:paraId="0D127F3A" wp14:textId="77777777">
      <w:pPr>
        <w:pStyle w:val="BodyText"/>
        <w:rPr/>
      </w:pPr>
      <w:r>
        <w:rPr/>
        <w:t>La réglementation impose désormais la régularisation des captages existants ne disposant pas encore de périmètre de protection, renforçant ainsi les besoins en outils d’observation, de suivi et d’aide à la décision.</w:t>
      </w:r>
      <w:bookmarkEnd w:id="11"/>
    </w:p>
    <w:p xmlns:wp14="http://schemas.microsoft.com/office/word/2010/wordml" w14:paraId="5C530BB1" wp14:textId="77777777">
      <w:pPr>
        <w:pStyle w:val="Heading3"/>
        <w:rPr/>
      </w:pPr>
      <w:bookmarkStart w:name="positionnement-du-projet-hydroscope" w:id="12"/>
      <w:r>
        <w:rPr/>
        <w:t>2.2 Positionnement du projet HydroScope</w:t>
      </w:r>
    </w:p>
    <w:p xmlns:wp14="http://schemas.microsoft.com/office/word/2010/wordml" w14:paraId="4DBF7603" wp14:textId="77777777">
      <w:pPr>
        <w:pStyle w:val="FirstParagraph"/>
        <w:rPr/>
      </w:pPr>
      <w:r>
        <w:rPr/>
        <w:t xml:space="preserve">Le projet </w:t>
      </w:r>
      <w:r>
        <w:rPr>
          <w:b/>
          <w:bCs/>
        </w:rPr>
        <w:t>HydroScope</w:t>
      </w:r>
      <w:r>
        <w:rPr/>
        <w:t xml:space="preserve"> est une initiative portée par l’OEIL, en partenariat avec les services techniques concernés, avec le soutien financier de l’Office Français de la Biodiversité (OFB) et du fonds de la Politique de l’Eau Partagée (PEP).</w:t>
      </w:r>
    </w:p>
    <w:p xmlns:wp14="http://schemas.microsoft.com/office/word/2010/wordml" w14:paraId="731920CB" wp14:textId="77777777">
      <w:pPr>
        <w:pStyle w:val="BodyText"/>
        <w:rPr/>
      </w:pPr>
      <w:r>
        <w:rPr/>
        <w:t xml:space="preserve">Il s’inscrit dans la continuité du tableau de bord </w:t>
      </w:r>
      <w:r>
        <w:rPr>
          <w:b/>
          <w:bCs/>
        </w:rPr>
        <w:t>PressionPPE</w:t>
      </w:r>
      <w:r>
        <w:rPr/>
        <w:t>, développé en 2021 avec le Service de l’eau de la DAVAR pour centraliser des informations relatives aux pressions exercées sur les ressources en eau potable. Les retours d’expérience sur cet outil ont mis en évidence plusieurs pistes d’amélioration, notamment concernant l’historisation des données, l’automatisation des traitements, l’adaptation des interfaces aux différents profils d’utilisateurs ainsi que l’ouverture vers des technologies open source.</w:t>
      </w:r>
    </w:p>
    <w:p xmlns:wp14="http://schemas.microsoft.com/office/word/2010/wordml" w14:paraId="181398FC" wp14:textId="77777777">
      <w:pPr>
        <w:pStyle w:val="BodyText"/>
        <w:rPr/>
      </w:pPr>
      <w:r>
        <w:rPr/>
        <w:t>HydroScope vise ainsi à faire évoluer cet outil en proposant une plateforme permettant de consolider les données disponibles, de produire des indicateurs homogènes, de faciliter leur consultation par les différents acteurs impliqués dans la gestion de la ressource et de simplifier le processus de production et de diffusion des données.</w:t>
      </w:r>
    </w:p>
    <w:p xmlns:wp14="http://schemas.microsoft.com/office/word/2010/wordml" w14:paraId="7FFCEC0E" wp14:textId="77777777">
      <w:pPr>
        <w:pStyle w:val="BodyText"/>
        <w:rPr/>
      </w:pPr>
      <w:r>
        <w:rPr/>
        <w:t>Le projet est actuellement engagé dans une phase de réalisation destinée à développer des services numériques en réponse aux besoins métiers identifiés lors de la phase d’analyse. Cette phase se concentre sur la définition des indicateurs, la structuration des données et la conception des interfaces utilisateurs adaptées aux différents profils d’acteurs.</w:t>
      </w:r>
      <w:bookmarkEnd w:id="12"/>
    </w:p>
    <w:p xmlns:wp14="http://schemas.microsoft.com/office/word/2010/wordml" w14:paraId="2932D975" wp14:textId="77777777">
      <w:pPr>
        <w:pStyle w:val="Heading3"/>
        <w:rPr/>
      </w:pPr>
      <w:bookmarkStart w:name="dossier-de-candidature-pep" w:id="13"/>
      <w:r>
        <w:rPr/>
        <w:t>2.3 Dossier de candidature PEP</w:t>
      </w:r>
    </w:p>
    <w:p xmlns:wp14="http://schemas.microsoft.com/office/word/2010/wordml" w:rsidP="6F78660E" w14:paraId="78F6369D" wp14:textId="49975050">
      <w:pPr>
        <w:pStyle w:val="FirstParagraph"/>
        <w:suppressLineNumbers w:val="0"/>
        <w:bidi w:val="0"/>
        <w:spacing w:before="180" w:beforeAutospacing="off" w:after="180" w:afterAutospacing="off" w:line="259" w:lineRule="auto"/>
        <w:ind w:left="0" w:right="0"/>
        <w:jc w:val="both"/>
        <w:pPrChange w:author="Marjolaine DAVID" w:date="2026-09-02T03:20:51.893Z">
          <w:pPr>
            <w:pStyle w:val="FirstParagraph"/>
          </w:pPr>
        </w:pPrChange>
      </w:pPr>
      <w:r w:rsidR="6F78660E">
        <w:rPr/>
        <w:t xml:space="preserve">Le projet </w:t>
      </w:r>
      <w:r w:rsidR="6F78660E">
        <w:rPr/>
        <w:t>HydroScope</w:t>
      </w:r>
      <w:r w:rsidR="6F78660E">
        <w:rPr/>
        <w:t xml:space="preserve"> a fait l’objet d’un dossier de candidature au fonds de soutien à la Politique de l’Eau Partagée (PEP 2023),</w:t>
      </w:r>
      <w:ins w:author="Marjolaine DAVID" w:date="2026-09-02T03:20:48.233Z" w16du:dateUtc="2026-09-02T03:20:48.233Z" w:id="804468494">
        <w:r w:rsidR="6F78660E">
          <w:t xml:space="preserve"> qui</w:t>
        </w:r>
      </w:ins>
      <w:r w:rsidR="6F78660E">
        <w:rPr/>
        <w:t xml:space="preserve"> co-financ</w:t>
      </w:r>
      <w:del w:author="Marjolaine DAVID" w:date="2026-09-02T03:20:51.822Z" w16du:dateUtc="2026-09-02T03:20:51.822Z" w:id="346475436">
        <w:r w:rsidDel="6F78660E">
          <w:delText>é par</w:delText>
        </w:r>
      </w:del>
      <w:ins w:author="Marjolaine DAVID" w:date="2026-09-02T03:20:56.463Z" w16du:dateUtc="2026-09-02T03:20:56.463Z" w:id="1524082304">
        <w:r w:rsidR="6F78660E">
          <w:t>e ce projet avec</w:t>
        </w:r>
      </w:ins>
      <w:r w:rsidR="6F78660E">
        <w:rPr/>
        <w:t xml:space="preserve"> l’Office Français de la Biodiversité (OFB)</w:t>
      </w:r>
      <w:del w:author="Marjolaine DAVID" w:date="2026-09-02T03:21:04.908Z" w16du:dateUtc="2026-09-02T03:21:04.908Z" w:id="1027972974">
        <w:r w:rsidDel="6F78660E">
          <w:delText xml:space="preserve"> et le fonds PEP</w:delText>
        </w:r>
      </w:del>
      <w:r w:rsidR="6F78660E">
        <w:rPr/>
        <w:t>. Les éléments suivants, issus de ce dossier, constituent le socle de cadrage du présent cahier des charges :</w:t>
      </w:r>
    </w:p>
    <w:p xmlns:wp14="http://schemas.microsoft.com/office/word/2010/wordml" w14:paraId="66FC84E2" wp14:textId="77777777">
      <w:pPr>
        <w:pStyle w:val="Compact"/>
        <w:numPr>
          <w:ilvl w:val="0"/>
          <w:numId w:val="1"/>
        </w:numPr>
        <w:rPr/>
      </w:pPr>
      <w:r>
        <w:rPr>
          <w:b/>
          <w:bCs/>
        </w:rPr>
        <w:t>64 % des captages</w:t>
      </w:r>
      <w:r>
        <w:rPr/>
        <w:t xml:space="preserve"> destinés à la production d’eau potable sont implantés sur des cours d’eau et soumis à des pressions multiples (incendies, activité minière, espèces envahissantes herbivores, artificialisation des sols) ;</w:t>
      </w:r>
    </w:p>
    <w:p xmlns:wp14="http://schemas.microsoft.com/office/word/2010/wordml" w14:paraId="70DAC250" wp14:textId="77777777">
      <w:pPr>
        <w:pStyle w:val="Compact"/>
        <w:numPr>
          <w:ilvl w:val="0"/>
          <w:numId w:val="1"/>
        </w:numPr>
        <w:rPr>
          <w:del w:author="Marjolaine DAVID" w:date="2026-09-02T03:22:34.317Z" w16du:dateUtc="2026-09-02T03:22:34.317Z" w:id="1448913211"/>
        </w:rPr>
      </w:pPr>
      <w:del w:author="Marjolaine DAVID" w:date="2026-09-02T03:22:34.317Z" w16du:dateUtc="2026-09-02T03:22:34.317Z" w:id="1734420080">
        <w:r w:rsidRPr="6F78660E" w:rsidDel="6F78660E">
          <w:rPr>
            <w:b w:val="1"/>
            <w:bCs w:val="1"/>
          </w:rPr>
          <w:delText>plus</w:delText>
        </w:r>
        <w:r w:rsidRPr="6F78660E" w:rsidDel="6F78660E">
          <w:rPr>
            <w:b w:val="1"/>
            <w:bCs w:val="1"/>
          </w:rPr>
          <w:delText xml:space="preserve"> de 220 périmètres de protection des eaux</w:delText>
        </w:r>
        <w:r w:rsidDel="6F78660E">
          <w:delText xml:space="preserve"> sont réglementés, et d’autres sont en cours de réglementation, ce qui accroît la charge de suivi des gestionnaires ;</w:delText>
        </w:r>
      </w:del>
    </w:p>
    <w:p xmlns:wp14="http://schemas.microsoft.com/office/word/2010/wordml" w14:paraId="6E1DE2B3" wp14:textId="77777777">
      <w:pPr>
        <w:pStyle w:val="Compact"/>
        <w:numPr>
          <w:ilvl w:val="0"/>
          <w:numId w:val="1"/>
        </w:numPr>
        <w:rPr/>
      </w:pPr>
      <w:r>
        <w:rPr/>
        <w:t xml:space="preserve">en 2019, </w:t>
      </w:r>
      <w:r>
        <w:rPr>
          <w:b/>
          <w:bCs/>
        </w:rPr>
        <w:t>17 % des feux de brousse ont touché des périmètres de protection des eaux</w:t>
      </w:r>
      <w:r>
        <w:rPr/>
        <w:t xml:space="preserve">, soit près de </w:t>
      </w:r>
      <w:r>
        <w:rPr>
          <w:b/>
          <w:bCs/>
        </w:rPr>
        <w:t>7 000 hectares</w:t>
      </w:r>
      <w:r>
        <w:rPr/>
        <w:t xml:space="preserve"> ;</w:t>
      </w:r>
    </w:p>
    <w:p xmlns:wp14="http://schemas.microsoft.com/office/word/2010/wordml" w14:paraId="7479E66D" wp14:textId="77777777">
      <w:pPr>
        <w:pStyle w:val="Compact"/>
        <w:numPr>
          <w:ilvl w:val="0"/>
          <w:numId w:val="1"/>
        </w:numPr>
        <w:rPr/>
      </w:pPr>
      <w:r>
        <w:rPr/>
        <w:t xml:space="preserve">une étude estimait en 2016 que la </w:t>
      </w:r>
      <w:r>
        <w:rPr>
          <w:b/>
          <w:bCs/>
        </w:rPr>
        <w:t>couverture végétale de 90 % des périmètres de protection</w:t>
      </w:r>
      <w:r>
        <w:rPr/>
        <w:t xml:space="preserve"> des eaux de Nouvelle-Calédonie était dégradée (Andreoli R. et al., 2016) ;</w:t>
      </w:r>
    </w:p>
    <w:p xmlns:wp14="http://schemas.microsoft.com/office/word/2010/wordml" w14:paraId="52B93594" wp14:textId="77777777">
      <w:pPr>
        <w:pStyle w:val="Compact"/>
        <w:numPr>
          <w:ilvl w:val="0"/>
          <w:numId w:val="1"/>
        </w:numPr>
        <w:rPr/>
      </w:pPr>
      <w:r>
        <w:rPr/>
        <w:t xml:space="preserve">le changement climatique pourrait induire une </w:t>
      </w:r>
      <w:r>
        <w:rPr>
          <w:b/>
          <w:bCs/>
        </w:rPr>
        <w:t>baisse moyenne de 20 % des précipitations d’ici 2100</w:t>
      </w:r>
      <w:r>
        <w:rPr/>
        <w:t>, avec de fortes disparités territoriales (Menkes C. et al., 2019).</w:t>
      </w:r>
    </w:p>
    <w:p xmlns:wp14="http://schemas.microsoft.com/office/word/2010/wordml" w14:paraId="7F287365" wp14:textId="77777777">
      <w:pPr>
        <w:pStyle w:val="FirstParagraph"/>
        <w:rPr/>
      </w:pPr>
      <w:r>
        <w:rPr/>
        <w:t>Ces constats justifient la mise en place d’un outil d’observation partagé permettant aux gestionnaires de disposer d’un même niveau d’information sur la ressource en eau potable.</w:t>
      </w:r>
      <w:bookmarkEnd w:id="13"/>
    </w:p>
    <w:p xmlns:wp14="http://schemas.microsoft.com/office/word/2010/wordml" w14:paraId="4EEF441C" wp14:textId="77777777">
      <w:pPr>
        <w:pStyle w:val="Heading3"/>
        <w:rPr/>
      </w:pPr>
      <w:bookmarkStart w:name="objectifs-du-projet" w:id="14"/>
      <w:r>
        <w:rPr/>
        <w:t>2.4 Objectifs du projet</w:t>
      </w:r>
    </w:p>
    <w:p xmlns:wp14="http://schemas.microsoft.com/office/word/2010/wordml" w14:paraId="092ABBD1" wp14:textId="77777777">
      <w:pPr>
        <w:pStyle w:val="FirstParagraph"/>
        <w:rPr/>
      </w:pPr>
      <w:r>
        <w:rPr/>
        <w:t>L’objectif d’HydroScope est de mettre à disposition un système d’information permettant de mieux suivre l’état des bassins versants d’alimentation en eau potable (BVAEP), les unités de gestion (captage/forage) et des périmètres de protection des eaux, afin de faciliter leur analyse et leur suivi dans le temps.</w:t>
      </w:r>
    </w:p>
    <w:p xmlns:wp14="http://schemas.microsoft.com/office/word/2010/wordml" w14:paraId="5EBF27FE" wp14:textId="77777777">
      <w:pPr>
        <w:pStyle w:val="BodyText"/>
        <w:rPr/>
      </w:pPr>
      <w:r>
        <w:rPr/>
        <w:t>Plus précisément, le projet poursuit 4 objectifs :</w:t>
      </w:r>
    </w:p>
    <w:p xmlns:wp14="http://schemas.microsoft.com/office/word/2010/wordml" w14:paraId="3C9310E8" wp14:textId="4104E9EA">
      <w:pPr>
        <w:pStyle w:val="Normal"/>
        <w:numPr>
          <w:ilvl w:val="0"/>
          <w:numId w:val="1"/>
        </w:numPr>
        <w:rPr/>
      </w:pPr>
      <w:r w:rsidRPr="6F78660E" w:rsidR="6F78660E">
        <w:rPr>
          <w:b w:val="1"/>
          <w:bCs w:val="1"/>
        </w:rPr>
        <w:t>Connaissance</w:t>
      </w:r>
      <w:ins w:author="Marjolaine DAVID" w:date="2026-09-02T03:23:11.561Z" w16du:dateUtc="2026-09-02T03:23:11.561Z" w:id="369461522">
        <w:r w:rsidRPr="6F78660E" w:rsidR="6F78660E">
          <w:rPr>
            <w:b w:val="1"/>
            <w:bCs w:val="1"/>
          </w:rPr>
          <w:t xml:space="preserve"> </w:t>
        </w:r>
      </w:ins>
      <w:r w:rsidRPr="6F78660E" w:rsidR="6F78660E">
        <w:rPr>
          <w:b w:val="1"/>
          <w:bCs w:val="1"/>
        </w:rPr>
        <w:t>:</w:t>
      </w:r>
      <w:r w:rsidR="6F78660E">
        <w:rPr/>
        <w:t xml:space="preserve"> Mieux caractériser le territoire (relief, géologie, pluviométrie) et les enjeux (population desservie) en centralisant et structurant les données utiles à la caractérisation des bassins versants et des points de captages</w:t>
      </w:r>
    </w:p>
    <w:p xmlns:wp14="http://schemas.microsoft.com/office/word/2010/wordml" w14:paraId="7057757C" wp14:textId="03A83DB5">
      <w:pPr>
        <w:pStyle w:val="Normal"/>
        <w:numPr>
          <w:ilvl w:val="0"/>
          <w:numId w:val="1"/>
        </w:numPr>
        <w:rPr/>
      </w:pPr>
      <w:r w:rsidRPr="6F78660E" w:rsidR="6F78660E">
        <w:rPr>
          <w:b w:val="1"/>
          <w:bCs w:val="1"/>
        </w:rPr>
        <w:t>Diagnostic</w:t>
      </w:r>
      <w:ins w:author="Marjolaine DAVID" w:date="2026-09-02T03:23:12.663Z" w16du:dateUtc="2026-09-02T03:23:12.663Z" w:id="1013926896">
        <w:r w:rsidRPr="6F78660E" w:rsidR="6F78660E">
          <w:rPr>
            <w:b w:val="1"/>
            <w:bCs w:val="1"/>
          </w:rPr>
          <w:t xml:space="preserve"> </w:t>
        </w:r>
      </w:ins>
      <w:r w:rsidRPr="6F78660E" w:rsidR="6F78660E">
        <w:rPr>
          <w:b w:val="1"/>
          <w:bCs w:val="1"/>
        </w:rPr>
        <w:t>:</w:t>
      </w:r>
      <w:r w:rsidR="6F78660E">
        <w:rPr/>
        <w:t xml:space="preserve"> Appréhender le niveau d’intégrité de la ressource via l’analyse d’une multitude d’indicateurs :</w:t>
      </w:r>
    </w:p>
    <w:p xmlns:wp14="http://schemas.microsoft.com/office/word/2010/wordml" w14:paraId="0775945C" wp14:textId="77777777">
      <w:pPr>
        <w:pStyle w:val="Compact"/>
        <w:numPr>
          <w:ilvl w:val="1"/>
          <w:numId w:val="1"/>
        </w:numPr>
        <w:rPr/>
      </w:pPr>
      <w:r>
        <w:rPr/>
        <w:t>en produisant des indicateurs homogènes décrivant les enjeux, les pressions environnementales et les caractéristiques des territoires.</w:t>
      </w:r>
    </w:p>
    <w:p xmlns:wp14="http://schemas.microsoft.com/office/word/2010/wordml" w14:paraId="6F382359" wp14:textId="77777777">
      <w:pPr>
        <w:pStyle w:val="Compact"/>
        <w:numPr>
          <w:ilvl w:val="1"/>
          <w:numId w:val="1"/>
        </w:numPr>
        <w:rPr/>
      </w:pPr>
      <w:r>
        <w:rPr/>
        <w:t>en assurant l’historisation des données afin de suivre leur évolution dans le temps.</w:t>
      </w:r>
    </w:p>
    <w:p xmlns:wp14="http://schemas.microsoft.com/office/word/2010/wordml" w14:paraId="5B87B593" wp14:textId="5B3D47E0">
      <w:pPr>
        <w:pStyle w:val="Normal"/>
        <w:numPr>
          <w:ilvl w:val="0"/>
          <w:numId w:val="1"/>
        </w:numPr>
        <w:rPr/>
      </w:pPr>
      <w:r w:rsidRPr="6F78660E" w:rsidR="6F78660E">
        <w:rPr>
          <w:b w:val="1"/>
          <w:bCs w:val="1"/>
        </w:rPr>
        <w:t>Veille</w:t>
      </w:r>
      <w:ins w:author="Marjolaine DAVID" w:date="2026-09-02T03:23:15.428Z" w16du:dateUtc="2026-09-02T03:23:15.428Z" w:id="1959625150">
        <w:r w:rsidRPr="6F78660E" w:rsidR="6F78660E">
          <w:rPr>
            <w:b w:val="1"/>
            <w:bCs w:val="1"/>
          </w:rPr>
          <w:t xml:space="preserve"> </w:t>
        </w:r>
      </w:ins>
      <w:r w:rsidRPr="6F78660E" w:rsidR="6F78660E">
        <w:rPr>
          <w:b w:val="1"/>
          <w:bCs w:val="1"/>
        </w:rPr>
        <w:t>:</w:t>
      </w:r>
      <w:r w:rsidR="6F78660E">
        <w:rPr/>
        <w:t xml:space="preserve"> Détecter automatiquement les changements environnementaux significatifs et faciliter l’identification de ces évolutions significatives grâce à des mécanismes de veille et de mise à jour automatisée.</w:t>
      </w:r>
    </w:p>
    <w:p xmlns:wp14="http://schemas.microsoft.com/office/word/2010/wordml" w14:paraId="4ADED42B" wp14:textId="4321FC5A">
      <w:pPr>
        <w:pStyle w:val="Normal"/>
        <w:numPr>
          <w:ilvl w:val="0"/>
          <w:numId w:val="1"/>
        </w:numPr>
        <w:rPr/>
      </w:pPr>
      <w:r w:rsidRPr="6F78660E" w:rsidR="6F78660E">
        <w:rPr>
          <w:b w:val="1"/>
          <w:bCs w:val="1"/>
        </w:rPr>
        <w:t>Partage</w:t>
      </w:r>
      <w:ins w:author="Marjolaine DAVID" w:date="2026-09-02T03:23:16.518Z" w16du:dateUtc="2026-09-02T03:23:16.518Z" w:id="1022182262">
        <w:r w:rsidRPr="6F78660E" w:rsidR="6F78660E">
          <w:rPr>
            <w:b w:val="1"/>
            <w:bCs w:val="1"/>
          </w:rPr>
          <w:t xml:space="preserve"> </w:t>
        </w:r>
      </w:ins>
      <w:r w:rsidRPr="6F78660E" w:rsidR="6F78660E">
        <w:rPr>
          <w:b w:val="1"/>
          <w:bCs w:val="1"/>
        </w:rPr>
        <w:t>:</w:t>
      </w:r>
      <w:r w:rsidR="6F78660E">
        <w:rPr/>
        <w:t xml:space="preserve"> Diffuser un diagnostic commun entre les parties prenantes pour orienter les investissements publics en mettant à disposition des indicateurs dans un tableau de bord adaptés aux différents profils d’utilisateurs et en facilitant le partage d’une information cohérente entre les différents partenaires.</w:t>
      </w:r>
    </w:p>
    <w:p xmlns:wp14="http://schemas.microsoft.com/office/word/2010/wordml" w14:paraId="406DC32B" wp14:textId="77777777">
      <w:pPr>
        <w:pStyle w:val="FirstParagraph"/>
        <w:rPr/>
      </w:pPr>
      <w:r>
        <w:rPr/>
        <w:t>HydroScope n’a pas vocation à remplacer les outils métiers existants ni à se substituer aux décisions des gestionnaires. Il constitue un outil d’observation, d’analyse et de restitution destiné à fournir une vision consolidée des informations disponibles afin d’appuyer les travaux de suivi et de protection de la ressource en eau potable.</w:t>
      </w:r>
    </w:p>
    <w:p xmlns:wp14="http://schemas.microsoft.com/office/word/2010/wordml" w14:paraId="3D6833A0" wp14:textId="77777777">
      <w:pPr>
        <w:pStyle w:val="BodyText"/>
        <w:rPr/>
      </w:pPr>
      <w:r>
        <w:rPr/>
        <w:t xml:space="preserve">La réalisation de ces objectifs se traduit par un ensemble de </w:t>
      </w:r>
      <w:r>
        <w:rPr>
          <w:b/>
          <w:bCs/>
        </w:rPr>
        <w:t>fonctionnalités</w:t>
      </w:r>
      <w:r>
        <w:rPr/>
        <w:t xml:space="preserve"> structuré autour d’un catalogue de 38 indicateurs : production et historique des indicateurs, tableau de bord de restitution, veille automatique sur les pressions environnementales et partage de l’information entre partenaires. L’architecture fonctionnelle détaillée et la présentation des indicateurs sont traitées au </w:t>
      </w:r>
      <w:hyperlink w:anchor="sec-presentation-indicateurs">
        <w:r>
          <w:rPr>
            <w:rStyle w:val="Hyperlink"/>
          </w:rPr>
          <w:t>Chapitre 6</w:t>
        </w:r>
      </w:hyperlink>
      <w:r>
        <w:rPr/>
        <w:t>.</w:t>
      </w:r>
    </w:p>
    <w:p xmlns:wp14="http://schemas.microsoft.com/office/word/2010/wordml" w14:paraId="60BD3710" wp14:textId="77777777">
      <w:pPr>
        <w:pStyle w:val="BodyText"/>
        <w:rPr/>
      </w:pPr>
      <w:r>
        <w:rPr/>
        <w:t xml:space="preserve">Ces services s’adressent à des </w:t>
      </w:r>
      <w:r>
        <w:rPr>
          <w:b/>
          <w:bCs/>
        </w:rPr>
        <w:t>profils utilisateurs variés</w:t>
      </w:r>
      <w:r>
        <w:rPr/>
        <w:t xml:space="preserve">, des experts techniques (OEIL, DAVAR, DASS) aux décideurs et au grand public, chacun disposant d’interfaces et de niveaux de restitution adaptés. La description des profils et de leurs objectifs est détaillée au </w:t>
      </w:r>
      <w:hyperlink w:anchor="sec-profil-utilisateur">
        <w:r>
          <w:rPr>
            <w:rStyle w:val="Hyperlink"/>
          </w:rPr>
          <w:t>Chapitre 7</w:t>
        </w:r>
      </w:hyperlink>
      <w:r>
        <w:rPr/>
        <w:t>.</w:t>
      </w:r>
      <w:bookmarkEnd w:id="14"/>
    </w:p>
    <w:p xmlns:wp14="http://schemas.microsoft.com/office/word/2010/wordml" w14:paraId="6C1ACF0C" wp14:textId="77777777">
      <w:pPr>
        <w:pStyle w:val="Heading3"/>
        <w:rPr/>
      </w:pPr>
      <w:bookmarkStart w:name="quantification-du-périmètre" w:id="15"/>
      <w:r>
        <w:rPr/>
        <w:t>2.5 Quantification du périmètre</w:t>
      </w:r>
    </w:p>
    <w:p xmlns:wp14="http://schemas.microsoft.com/office/word/2010/wordml" w14:paraId="62EA9E04" wp14:textId="77777777">
      <w:pPr>
        <w:pStyle w:val="FirstParagraph"/>
        <w:rPr/>
      </w:pPr>
      <w:r>
        <w:rPr/>
        <w:t>Le périmètre fonctionnel du projet HydroScope s’appuie sur un ensemble de données territoriales et d’indicateurs dont les volumes doivent être pris en compte pour dimensionner la solution.</w:t>
      </w:r>
    </w:p>
    <w:p xmlns:wp14="http://schemas.microsoft.com/office/word/2010/wordml" w14:paraId="4F44E601" wp14:textId="77777777">
      <w:pPr>
        <w:pStyle w:val="BodyText"/>
        <w:rPr/>
      </w:pPr>
      <w:r>
        <w:rPr/>
        <w:t>À ce stade, les ordres de grandeur sont les suivants :</w:t>
      </w:r>
    </w:p>
    <w:p xmlns:wp14="http://schemas.microsoft.com/office/word/2010/wordml" w14:paraId="1EBB81B4" wp14:textId="77777777">
      <w:pPr>
        <w:pStyle w:val="Compact"/>
        <w:numPr>
          <w:ilvl w:val="0"/>
          <w:numId w:val="1"/>
        </w:numPr>
        <w:rPr/>
      </w:pPr>
      <w:r>
        <w:rPr>
          <w:b/>
          <w:bCs/>
        </w:rPr>
        <w:t>Bassins versants d’alimentation en eau potable (BVAEP)</w:t>
      </w:r>
      <w:r>
        <w:rPr/>
        <w:t xml:space="preserve"> : ~50 unités</w:t>
      </w:r>
    </w:p>
    <w:p xmlns:wp14="http://schemas.microsoft.com/office/word/2010/wordml" w14:paraId="765BBAED" wp14:textId="77777777">
      <w:pPr>
        <w:pStyle w:val="Compact"/>
        <w:numPr>
          <w:ilvl w:val="0"/>
          <w:numId w:val="1"/>
        </w:numPr>
        <w:rPr/>
      </w:pPr>
      <w:r>
        <w:rPr>
          <w:b/>
          <w:bCs/>
        </w:rPr>
        <w:t>Captages / forages</w:t>
      </w:r>
      <w:r>
        <w:rPr/>
        <w:t xml:space="preserve"> : ~500 unités</w:t>
      </w:r>
    </w:p>
    <w:p xmlns:wp14="http://schemas.microsoft.com/office/word/2010/wordml" w14:paraId="72766279" wp14:textId="77777777">
      <w:pPr>
        <w:pStyle w:val="Compact"/>
        <w:numPr>
          <w:ilvl w:val="0"/>
          <w:numId w:val="1"/>
        </w:numPr>
        <w:rPr/>
      </w:pPr>
      <w:r>
        <w:rPr>
          <w:b/>
          <w:bCs/>
        </w:rPr>
        <w:t>Périmètres de protection</w:t>
      </w:r>
      <w:r>
        <w:rPr/>
        <w:t xml:space="preserve"> : ~250 unités</w:t>
      </w:r>
    </w:p>
    <w:p xmlns:wp14="http://schemas.microsoft.com/office/word/2010/wordml" w14:paraId="3BEF4287" wp14:textId="77777777">
      <w:pPr>
        <w:pStyle w:val="Compact"/>
        <w:numPr>
          <w:ilvl w:val="0"/>
          <w:numId w:val="1"/>
        </w:numPr>
        <w:rPr/>
      </w:pPr>
      <w:r>
        <w:rPr>
          <w:b/>
          <w:bCs/>
        </w:rPr>
        <w:t>Indicateurs</w:t>
      </w:r>
      <w:r>
        <w:rPr/>
        <w:t xml:space="preserve"> : 38 indicateurs (version 4 du catalogue), dont 33 intégrés dans l’analyse multicritère et 5 à visée informative (pluviométrie, géologie, érosion, prélèvements AODPE, PUD)</w:t>
      </w:r>
    </w:p>
    <w:p xmlns:wp14="http://schemas.microsoft.com/office/word/2010/wordml" w14:paraId="49FAD5E8" wp14:textId="77777777">
      <w:pPr>
        <w:pStyle w:val="Compact"/>
        <w:numPr>
          <w:ilvl w:val="0"/>
          <w:numId w:val="1"/>
        </w:numPr>
        <w:rPr/>
      </w:pPr>
      <w:r>
        <w:rPr>
          <w:b/>
          <w:bCs/>
        </w:rPr>
        <w:t>Sources de données</w:t>
      </w:r>
      <w:r>
        <w:rPr/>
        <w:t xml:space="preserve"> : 60 sources référencées (OEIL, GEOREP, DAVAR, DASS, DIMENC, DITTT, provinces, CEN, Endemia, Météo-France, ISEE, ANCB, Google Earth Engine etc.), dont 49 disponibles immédiatement.</w:t>
      </w:r>
    </w:p>
    <w:p xmlns:wp14="http://schemas.microsoft.com/office/word/2010/wordml" w14:paraId="58CAA304" wp14:textId="77777777">
      <w:pPr>
        <w:pStyle w:val="FirstParagraph"/>
        <w:rPr/>
      </w:pPr>
      <w:r>
        <w:rPr/>
        <w:t>Ces valeurs sont indicatives et pourront évoluer au cours du projet, notamment en fonction :</w:t>
      </w:r>
    </w:p>
    <w:p xmlns:wp14="http://schemas.microsoft.com/office/word/2010/wordml" w14:paraId="0A43D8F4" wp14:textId="77777777">
      <w:pPr>
        <w:pStyle w:val="Compact"/>
        <w:numPr>
          <w:ilvl w:val="0"/>
          <w:numId w:val="1"/>
        </w:numPr>
        <w:rPr/>
      </w:pPr>
      <w:r>
        <w:rPr/>
        <w:t>de la disponibilité des données ;</w:t>
      </w:r>
    </w:p>
    <w:p xmlns:wp14="http://schemas.microsoft.com/office/word/2010/wordml" w14:paraId="129BE52C" wp14:textId="77777777">
      <w:pPr>
        <w:pStyle w:val="Compact"/>
        <w:numPr>
          <w:ilvl w:val="0"/>
          <w:numId w:val="1"/>
        </w:numPr>
        <w:rPr/>
      </w:pPr>
      <w:r>
        <w:rPr/>
        <w:t>des choix méthodologiques ;</w:t>
      </w:r>
    </w:p>
    <w:p xmlns:wp14="http://schemas.microsoft.com/office/word/2010/wordml" w14:paraId="2FF4E573" wp14:textId="77777777">
      <w:pPr>
        <w:pStyle w:val="Compact"/>
        <w:numPr>
          <w:ilvl w:val="0"/>
          <w:numId w:val="1"/>
        </w:numPr>
        <w:rPr/>
      </w:pPr>
      <w:r>
        <w:rPr/>
        <w:t>des besoins exprimés par les utilisateurs.</w:t>
      </w:r>
    </w:p>
    <w:p xmlns:wp14="http://schemas.microsoft.com/office/word/2010/wordml" w14:paraId="6DBA288D" wp14:textId="77777777">
      <w:pPr>
        <w:pStyle w:val="FirstParagraph"/>
        <w:rPr/>
      </w:pPr>
      <w:r>
        <w:rPr/>
        <w:t>Elles permettent néanmoins de fournir un premier niveau de cadrage pour le dimensionnement technique et fonctionnel de la solution.</w:t>
      </w:r>
    </w:p>
    <w:p xmlns:wp14="http://schemas.microsoft.com/office/word/2010/wordml" w14:paraId="56196851" wp14:textId="77777777">
      <w:pPr>
        <w:pStyle w:val="BodyText"/>
        <w:rPr/>
      </w:pPr>
      <w:r>
        <w:rPr/>
        <w:t xml:space="preserve">La liste détaillée des indicateurs et de leurs sources est présentée au </w:t>
      </w:r>
      <w:hyperlink w:anchor="sec-presentation-indicateurs">
        <w:r>
          <w:rPr>
            <w:rStyle w:val="Hyperlink"/>
          </w:rPr>
          <w:t>Chapitre 6</w:t>
        </w:r>
      </w:hyperlink>
      <w:r>
        <w:rPr/>
        <w:t xml:space="preserve"> et est aussi fournie en pièce-jointe.</w:t>
      </w:r>
      <w:bookmarkEnd w:id="15"/>
    </w:p>
    <w:p xmlns:wp14="http://schemas.microsoft.com/office/word/2010/wordml" w14:paraId="2DF5B54F" wp14:textId="77777777">
      <w:pPr>
        <w:pStyle w:val="Heading3"/>
        <w:rPr/>
      </w:pPr>
      <w:bookmarkStart w:name="sources-de-données-des-indicateurs" w:id="16"/>
      <w:r>
        <w:rPr/>
        <w:t>2.6 Sources de données des indicateurs</w:t>
      </w:r>
    </w:p>
    <w:p xmlns:wp14="http://schemas.microsoft.com/office/word/2010/wordml" w14:paraId="5091A499" wp14:textId="77777777">
      <w:pPr>
        <w:pStyle w:val="FirstParagraph"/>
        <w:spacing w:before="180" w:after="200"/>
        <w:rPr/>
        <w:sectPr>
          <w:type w:val="nextPage"/>
          <w:pgSz w:w="12240" w:h="15840" w:orient="portrait"/>
          <w:pgMar w:top="1440" w:right="1440" w:bottom="1440" w:left="1440" w:header="0" w:footer="0" w:gutter="0"/>
          <w:pgNumType w:fmt="decimal"/>
          <w:formProt w:val="false"/>
          <w:textDirection w:val="lrTb"/>
          <w:docGrid w:type="default" w:linePitch="100" w:charSpace="0"/>
          <w:cols w:num="1"/>
        </w:sectPr>
      </w:pPr>
      <w:r>
        <w:rPr/>
        <w:t>Le projet HydroScope repose sur l’intégration et la valorisation de données issues de sources multiples, produites par différents acteurs du territoire.</w:t>
      </w:r>
    </w:p>
    <w:p xmlns:wp14="http://schemas.microsoft.com/office/word/2010/wordml" w14:paraId="65C98045" wp14:textId="77777777">
      <w:pPr>
        <w:pStyle w:val="BodyText"/>
        <w:rPr/>
      </w:pPr>
      <w:r>
        <w:rPr/>
        <w:t>Les principales sources de données mobilisées sont les suivantes :</w:t>
      </w:r>
    </w:p>
    <w:tbl>
      <w:tblPr>
        <w:tblStyle w:val="Table"/>
        <w:tblW w:w="5000" w:type="pct"/>
        <w:jc w:val="left"/>
        <w:tblInd w:w="108" w:type="dxa"/>
        <w:tblLayout w:type="fixed"/>
        <w:tblCellMar>
          <w:top w:w="0" w:type="dxa"/>
          <w:left w:w="108" w:type="dxa"/>
          <w:bottom w:w="0" w:type="dxa"/>
          <w:right w:w="108" w:type="dxa"/>
        </w:tblCellMar>
        <w:tblLook w:val="0000" w:firstRow="0" w:lastRow="0" w:firstColumn="0" w:lastColumn="0" w:noHBand="0" w:noVBand="0"/>
      </w:tblPr>
      <w:tblGrid>
        <w:gridCol w:w="13958"/>
      </w:tblGrid>
      <w:tr xmlns:wp14="http://schemas.microsoft.com/office/word/2010/wordml" w:rsidTr="6F78660E" w14:paraId="44953F55" wp14:textId="77777777">
        <w:trPr/>
        <w:tc>
          <w:tcPr>
            <w:cnfStyle w:val="000010000000" w:firstRow="0" w:lastRow="0" w:firstColumn="0" w:lastColumn="0" w:oddVBand="1" w:evenVBand="0" w:oddHBand="0" w:evenHBand="0" w:firstRowFirstColumn="0" w:firstRowLastColumn="0" w:lastRowFirstColumn="0" w:lastRowLastColumn="0"/>
            <w:tcW w:w="13958" w:type="dxa"/>
            <w:tcBorders/>
            <w:tcMar/>
          </w:tcPr>
          <w:p w14:paraId="42751886" wp14:textId="77777777">
            <w:pPr>
              <w:pStyle w:val="ImageCaption"/>
              <w:spacing w:before="200" w:after="120"/>
              <w:jc w:val="left"/>
              <w:rPr/>
            </w:pPr>
            <w:r>
              <w:rPr/>
              <w:t>Table 1: Sources de données et modalités d’accès</w:t>
            </w:r>
          </w:p>
          <w:tbl>
            <w:tblPr>
              <w:tblStyle w:val="Table"/>
              <w:tblW w:w="5000" w:type="pct"/>
              <w:jc w:val="left"/>
              <w:tblInd w:w="0" w:type="dxa"/>
              <w:tblLayout w:type="fixed"/>
              <w:tblCellMar>
                <w:top w:w="0" w:type="dxa"/>
                <w:left w:w="108" w:type="dxa"/>
                <w:bottom w:w="0" w:type="dxa"/>
                <w:right w:w="108" w:type="dxa"/>
              </w:tblCellMar>
              <w:tblLook w:val="0020" w:firstRow="1" w:lastRow="0" w:firstColumn="0" w:lastColumn="0" w:noHBand="0" w:noVBand="0"/>
            </w:tblPr>
            <w:tblGrid>
              <w:gridCol w:w="6740"/>
              <w:gridCol w:w="2291"/>
              <w:gridCol w:w="1504"/>
              <w:gridCol w:w="2422"/>
              <w:gridCol w:w="785"/>
            </w:tblGrid>
            <w:tr w:rsidTr="6F78660E" w14:paraId="7BF02AAA" wp14:textId="77777777">
              <w:trPr>
                <w:tblHeader w:val="true"/>
              </w:trPr>
              <w:tc>
                <w:tcPr>
                  <w:cnfStyle w:val="000010000000" w:firstRow="0" w:lastRow="0" w:firstColumn="0" w:lastColumn="0" w:oddVBand="1" w:evenVBand="0" w:oddHBand="0" w:evenHBand="0" w:firstRowFirstColumn="0" w:firstRowLastColumn="0" w:lastRowFirstColumn="0" w:lastRowLastColumn="0"/>
                  <w:tcW w:w="6740" w:type="dxa"/>
                  <w:tcBorders>
                    <w:bottom w:val="single" w:color="000000" w:themeColor="text1" w:sz="6" w:space="0"/>
                  </w:tcBorders>
                  <w:tcMar/>
                  <w:vAlign w:val="bottom"/>
                </w:tcPr>
                <w:p w14:paraId="67D63D4F" wp14:textId="77777777">
                  <w:pPr>
                    <w:pStyle w:val="Compact"/>
                    <w:spacing w:before="36" w:after="36"/>
                    <w:jc w:val="center"/>
                    <w:rPr/>
                  </w:pPr>
                  <w:r>
                    <w:rPr/>
                    <w:t>Source</w:t>
                  </w:r>
                </w:p>
              </w:tc>
              <w:tc>
                <w:tcPr>
                  <w:cnfStyle w:val="000001000000" w:firstRow="0" w:lastRow="0" w:firstColumn="0" w:lastColumn="0" w:oddVBand="0" w:evenVBand="1" w:oddHBand="0" w:evenHBand="0" w:firstRowFirstColumn="0" w:firstRowLastColumn="0" w:lastRowFirstColumn="0" w:lastRowLastColumn="0"/>
                  <w:tcW w:w="2291" w:type="dxa"/>
                  <w:tcBorders>
                    <w:bottom w:val="single" w:color="000000" w:themeColor="text1" w:sz="6" w:space="0"/>
                  </w:tcBorders>
                  <w:tcMar/>
                  <w:vAlign w:val="bottom"/>
                </w:tcPr>
                <w:p w14:paraId="22A1E523" wp14:textId="77777777">
                  <w:pPr>
                    <w:pStyle w:val="Compact"/>
                    <w:spacing w:before="36" w:after="36"/>
                    <w:jc w:val="center"/>
                    <w:rPr/>
                  </w:pPr>
                  <w:r>
                    <w:rPr/>
                    <w:t>Fournisseur</w:t>
                  </w:r>
                </w:p>
              </w:tc>
              <w:tc>
                <w:tcPr>
                  <w:cnfStyle w:val="000010000000" w:firstRow="0" w:lastRow="0" w:firstColumn="0" w:lastColumn="0" w:oddVBand="1" w:evenVBand="0" w:oddHBand="0" w:evenHBand="0" w:firstRowFirstColumn="0" w:firstRowLastColumn="0" w:lastRowFirstColumn="0" w:lastRowLastColumn="0"/>
                  <w:tcW w:w="1504" w:type="dxa"/>
                  <w:tcBorders>
                    <w:bottom w:val="single" w:color="000000" w:themeColor="text1" w:sz="6" w:space="0"/>
                  </w:tcBorders>
                  <w:tcMar/>
                  <w:vAlign w:val="bottom"/>
                </w:tcPr>
                <w:p w14:paraId="7E04596F" wp14:textId="77777777">
                  <w:pPr>
                    <w:pStyle w:val="Compact"/>
                    <w:spacing w:before="36" w:after="36"/>
                    <w:jc w:val="center"/>
                    <w:rPr/>
                  </w:pPr>
                  <w:r>
                    <w:rPr/>
                    <w:t>Distributeur</w:t>
                  </w:r>
                </w:p>
              </w:tc>
              <w:tc>
                <w:tcPr>
                  <w:cnfStyle w:val="000001000000" w:firstRow="0" w:lastRow="0" w:firstColumn="0" w:lastColumn="0" w:oddVBand="0" w:evenVBand="1" w:oddHBand="0" w:evenHBand="0" w:firstRowFirstColumn="0" w:firstRowLastColumn="0" w:lastRowFirstColumn="0" w:lastRowLastColumn="0"/>
                  <w:tcW w:w="2422" w:type="dxa"/>
                  <w:tcBorders>
                    <w:bottom w:val="single" w:color="000000" w:themeColor="text1" w:sz="6" w:space="0"/>
                  </w:tcBorders>
                  <w:tcMar/>
                  <w:vAlign w:val="bottom"/>
                </w:tcPr>
                <w:p w14:paraId="4A774E4E" wp14:textId="77777777">
                  <w:pPr>
                    <w:pStyle w:val="Compact"/>
                    <w:spacing w:before="36" w:after="36"/>
                    <w:jc w:val="center"/>
                    <w:rPr/>
                  </w:pPr>
                  <w:r>
                    <w:rPr/>
                    <w:t>Modalité d’accès</w:t>
                  </w:r>
                </w:p>
              </w:tc>
              <w:tc>
                <w:tcPr>
                  <w:cnfStyle w:val="000010000000" w:firstRow="0" w:lastRow="0" w:firstColumn="0" w:lastColumn="0" w:oddVBand="1" w:evenVBand="0" w:oddHBand="0" w:evenHBand="0" w:firstRowFirstColumn="0" w:firstRowLastColumn="0" w:lastRowFirstColumn="0" w:lastRowLastColumn="0"/>
                  <w:tcW w:w="785" w:type="dxa"/>
                  <w:tcBorders>
                    <w:bottom w:val="single" w:color="000000" w:themeColor="text1" w:sz="6" w:space="0"/>
                  </w:tcBorders>
                  <w:tcMar/>
                  <w:vAlign w:val="bottom"/>
                </w:tcPr>
                <w:p w14:paraId="5951319C" wp14:textId="77777777">
                  <w:pPr>
                    <w:pStyle w:val="Compact"/>
                    <w:spacing w:before="36" w:after="36"/>
                    <w:jc w:val="center"/>
                    <w:rPr/>
                  </w:pPr>
                  <w:r>
                    <w:rPr/>
                    <w:t>Statut</w:t>
                  </w:r>
                </w:p>
              </w:tc>
            </w:tr>
            <w:tr w:rsidTr="6F78660E" w14:paraId="16ED7E84" wp14:textId="77777777">
              <w:trPr/>
              <w:tc>
                <w:tcPr>
                  <w:cnfStyle w:val="000010000000" w:firstRow="0" w:lastRow="0" w:firstColumn="0" w:lastColumn="0" w:oddVBand="1" w:evenVBand="0" w:oddHBand="0" w:evenHBand="0" w:firstRowFirstColumn="0" w:firstRowLastColumn="0" w:lastRowFirstColumn="0" w:lastRowLastColumn="0"/>
                  <w:tcW w:w="6740" w:type="dxa"/>
                  <w:tcBorders/>
                  <w:tcMar/>
                </w:tcPr>
                <w:p w14:paraId="6DAEA142" wp14:textId="77777777">
                  <w:pPr>
                    <w:pStyle w:val="Compact"/>
                    <w:spacing w:before="36" w:after="36"/>
                    <w:jc w:val="center"/>
                    <w:rPr/>
                  </w:pPr>
                  <w:r>
                    <w:rPr/>
                    <w:t>Espèces envahissantes</w:t>
                  </w:r>
                </w:p>
              </w:tc>
              <w:tc>
                <w:tcPr>
                  <w:cnfStyle w:val="000001000000" w:firstRow="0" w:lastRow="0" w:firstColumn="0" w:lastColumn="0" w:oddVBand="0" w:evenVBand="1" w:oddHBand="0" w:evenHBand="0" w:firstRowFirstColumn="0" w:firstRowLastColumn="0" w:lastRowFirstColumn="0" w:lastRowLastColumn="0"/>
                  <w:tcW w:w="2291" w:type="dxa"/>
                  <w:tcBorders/>
                  <w:tcMar/>
                </w:tcPr>
                <w:p w14:paraId="0579CC93" wp14:textId="77777777">
                  <w:pPr>
                    <w:pStyle w:val="Compact"/>
                    <w:spacing w:before="36" w:after="36"/>
                    <w:jc w:val="center"/>
                    <w:rPr/>
                  </w:pPr>
                  <w:r>
                    <w:rPr/>
                    <w:t>ANCB</w:t>
                  </w:r>
                </w:p>
              </w:tc>
              <w:tc>
                <w:tcPr>
                  <w:cnfStyle w:val="000010000000" w:firstRow="0" w:lastRow="0" w:firstColumn="0" w:lastColumn="0" w:oddVBand="1" w:evenVBand="0" w:oddHBand="0" w:evenHBand="0" w:firstRowFirstColumn="0" w:firstRowLastColumn="0" w:lastRowFirstColumn="0" w:lastRowLastColumn="0"/>
                  <w:tcW w:w="1504" w:type="dxa"/>
                  <w:tcBorders/>
                  <w:tcMar/>
                </w:tcPr>
                <w:p w14:paraId="1BC3E117" wp14:textId="77777777">
                  <w:pPr>
                    <w:pStyle w:val="Compact"/>
                    <w:spacing w:before="36" w:after="36"/>
                    <w:jc w:val="center"/>
                    <w:rPr/>
                  </w:pPr>
                  <w:r>
                    <w:rPr/>
                    <w:t>patrick Barrière ANCB</w:t>
                  </w:r>
                </w:p>
              </w:tc>
              <w:tc>
                <w:tcPr>
                  <w:cnfStyle w:val="000001000000" w:firstRow="0" w:lastRow="0" w:firstColumn="0" w:lastColumn="0" w:oddVBand="0" w:evenVBand="1" w:oddHBand="0" w:evenHBand="0" w:firstRowFirstColumn="0" w:firstRowLastColumn="0" w:lastRowFirstColumn="0" w:lastRowLastColumn="0"/>
                  <w:tcW w:w="2422" w:type="dxa"/>
                  <w:tcBorders/>
                  <w:tcMar/>
                </w:tcPr>
                <w:p w14:paraId="51038D89" wp14:textId="77777777">
                  <w:pPr>
                    <w:pStyle w:val="Compact"/>
                    <w:spacing w:before="36" w:after="36"/>
                    <w:jc w:val="center"/>
                    <w:rPr/>
                  </w:pPr>
                  <w:r>
                    <w:rPr/>
                    <w:t>GEOREP (plateforme web)</w:t>
                  </w:r>
                </w:p>
              </w:tc>
              <w:tc>
                <w:tcPr>
                  <w:cnfStyle w:val="000010000000" w:firstRow="0" w:lastRow="0" w:firstColumn="0" w:lastColumn="0" w:oddVBand="1" w:evenVBand="0" w:oddHBand="0" w:evenHBand="0" w:firstRowFirstColumn="0" w:firstRowLastColumn="0" w:lastRowFirstColumn="0" w:lastRowLastColumn="0"/>
                  <w:tcW w:w="785" w:type="dxa"/>
                  <w:tcBorders/>
                  <w:tcMar/>
                </w:tcPr>
                <w:p w14:paraId="7237C3E4" wp14:textId="77777777">
                  <w:pPr>
                    <w:pStyle w:val="Compact"/>
                    <w:spacing w:before="36" w:after="36"/>
                    <w:jc w:val="center"/>
                    <w:rPr/>
                  </w:pPr>
                  <w:r>
                    <w:rPr/>
                    <w:t>Disponible</w:t>
                  </w:r>
                </w:p>
              </w:tc>
            </w:tr>
            <w:tr w:rsidTr="6F78660E" w14:paraId="1919FD4E" wp14:textId="77777777">
              <w:trPr/>
              <w:tc>
                <w:tcPr>
                  <w:cnfStyle w:val="000010000000" w:firstRow="0" w:lastRow="0" w:firstColumn="0" w:lastColumn="0" w:oddVBand="1" w:evenVBand="0" w:oddHBand="0" w:evenHBand="0" w:firstRowFirstColumn="0" w:firstRowLastColumn="0" w:lastRowFirstColumn="0" w:lastRowLastColumn="0"/>
                  <w:tcW w:w="6740" w:type="dxa"/>
                  <w:tcBorders/>
                  <w:tcMar/>
                </w:tcPr>
                <w:p w14:paraId="5D4D219A" wp14:textId="77777777">
                  <w:pPr>
                    <w:pStyle w:val="Compact"/>
                    <w:spacing w:before="36" w:after="36"/>
                    <w:jc w:val="center"/>
                    <w:rPr/>
                  </w:pPr>
                  <w:r>
                    <w:rPr/>
                    <w:t>Forêt sèche – Indices de vulnérabilité</w:t>
                  </w:r>
                </w:p>
              </w:tc>
              <w:tc>
                <w:tcPr>
                  <w:cnfStyle w:val="000001000000" w:firstRow="0" w:lastRow="0" w:firstColumn="0" w:lastColumn="0" w:oddVBand="0" w:evenVBand="1" w:oddHBand="0" w:evenHBand="0" w:firstRowFirstColumn="0" w:firstRowLastColumn="0" w:lastRowFirstColumn="0" w:lastRowLastColumn="0"/>
                  <w:tcW w:w="2291" w:type="dxa"/>
                  <w:tcBorders/>
                  <w:tcMar/>
                </w:tcPr>
                <w:p w14:paraId="66FAEF84" wp14:textId="77777777">
                  <w:pPr>
                    <w:pStyle w:val="Compact"/>
                    <w:spacing w:before="36" w:after="36"/>
                    <w:jc w:val="center"/>
                    <w:rPr/>
                  </w:pPr>
                  <w:r>
                    <w:rPr/>
                    <w:t>CEN</w:t>
                  </w:r>
                </w:p>
              </w:tc>
              <w:tc>
                <w:tcPr>
                  <w:cnfStyle w:val="000010000000" w:firstRow="0" w:lastRow="0" w:firstColumn="0" w:lastColumn="0" w:oddVBand="1" w:evenVBand="0" w:oddHBand="0" w:evenHBand="0" w:firstRowFirstColumn="0" w:firstRowLastColumn="0" w:lastRowFirstColumn="0" w:lastRowLastColumn="0"/>
                  <w:tcW w:w="1504" w:type="dxa"/>
                  <w:tcBorders/>
                  <w:tcMar/>
                </w:tcPr>
                <w:p w14:paraId="317878B3" wp14:textId="77777777">
                  <w:pPr>
                    <w:pStyle w:val="Compact"/>
                    <w:spacing w:before="36" w:after="36"/>
                    <w:jc w:val="center"/>
                    <w:rPr/>
                  </w:pPr>
                  <w:r>
                    <w:rPr/>
                    <w:t>GEOREP</w:t>
                  </w:r>
                </w:p>
              </w:tc>
              <w:tc>
                <w:tcPr>
                  <w:cnfStyle w:val="000001000000" w:firstRow="0" w:lastRow="0" w:firstColumn="0" w:lastColumn="0" w:oddVBand="0" w:evenVBand="1" w:oddHBand="0" w:evenHBand="0" w:firstRowFirstColumn="0" w:firstRowLastColumn="0" w:lastRowFirstColumn="0" w:lastRowLastColumn="0"/>
                  <w:tcW w:w="2422" w:type="dxa"/>
                  <w:tcBorders/>
                  <w:tcMar/>
                </w:tcPr>
                <w:p w14:paraId="0290456F" wp14:textId="77777777">
                  <w:pPr>
                    <w:pStyle w:val="Compact"/>
                    <w:spacing w:before="36" w:after="36"/>
                    <w:jc w:val="center"/>
                    <w:rPr/>
                  </w:pPr>
                  <w:r>
                    <w:rPr/>
                    <w:t>GEOREP (plateforme web)</w:t>
                  </w:r>
                </w:p>
              </w:tc>
              <w:tc>
                <w:tcPr>
                  <w:cnfStyle w:val="000010000000" w:firstRow="0" w:lastRow="0" w:firstColumn="0" w:lastColumn="0" w:oddVBand="1" w:evenVBand="0" w:oddHBand="0" w:evenHBand="0" w:firstRowFirstColumn="0" w:firstRowLastColumn="0" w:lastRowFirstColumn="0" w:lastRowLastColumn="0"/>
                  <w:tcW w:w="785" w:type="dxa"/>
                  <w:tcBorders/>
                  <w:tcMar/>
                </w:tcPr>
                <w:p w14:paraId="514FD353" wp14:textId="77777777">
                  <w:pPr>
                    <w:pStyle w:val="Compact"/>
                    <w:spacing w:before="36" w:after="36"/>
                    <w:jc w:val="center"/>
                    <w:rPr/>
                  </w:pPr>
                  <w:r>
                    <w:rPr/>
                    <w:t>Disponible</w:t>
                  </w:r>
                </w:p>
              </w:tc>
            </w:tr>
            <w:tr w:rsidTr="6F78660E" w14:paraId="37AE140C" wp14:textId="77777777">
              <w:trPr/>
              <w:tc>
                <w:tcPr>
                  <w:cnfStyle w:val="000010000000" w:firstRow="0" w:lastRow="0" w:firstColumn="0" w:lastColumn="0" w:oddVBand="1" w:evenVBand="0" w:oddHBand="0" w:evenHBand="0" w:firstRowFirstColumn="0" w:firstRowLastColumn="0" w:lastRowFirstColumn="0" w:lastRowLastColumn="0"/>
                  <w:tcW w:w="6740" w:type="dxa"/>
                  <w:tcBorders/>
                  <w:tcMar/>
                </w:tcPr>
                <w:p w14:paraId="64F10336" wp14:textId="77777777">
                  <w:pPr>
                    <w:pStyle w:val="Compact"/>
                    <w:spacing w:before="36" w:after="36"/>
                    <w:jc w:val="center"/>
                    <w:rPr/>
                  </w:pPr>
                  <w:r>
                    <w:rPr/>
                    <w:t>Zones clés de biodiversité (KBA – Key Biodiversity Areas)</w:t>
                  </w:r>
                </w:p>
              </w:tc>
              <w:tc>
                <w:tcPr>
                  <w:cnfStyle w:val="000001000000" w:firstRow="0" w:lastRow="0" w:firstColumn="0" w:lastColumn="0" w:oddVBand="0" w:evenVBand="1" w:oddHBand="0" w:evenHBand="0" w:firstRowFirstColumn="0" w:firstRowLastColumn="0" w:lastRowFirstColumn="0" w:lastRowLastColumn="0"/>
                  <w:tcW w:w="2291" w:type="dxa"/>
                  <w:tcBorders/>
                  <w:tcMar/>
                </w:tcPr>
                <w:p w14:paraId="7E89BE37" wp14:textId="77777777">
                  <w:pPr>
                    <w:pStyle w:val="Compact"/>
                    <w:spacing w:before="36" w:after="36"/>
                    <w:jc w:val="center"/>
                    <w:rPr/>
                  </w:pPr>
                  <w:r>
                    <w:rPr/>
                    <w:t>CEN</w:t>
                  </w:r>
                </w:p>
              </w:tc>
              <w:tc>
                <w:tcPr>
                  <w:cnfStyle w:val="000010000000" w:firstRow="0" w:lastRow="0" w:firstColumn="0" w:lastColumn="0" w:oddVBand="1" w:evenVBand="0" w:oddHBand="0" w:evenHBand="0" w:firstRowFirstColumn="0" w:firstRowLastColumn="0" w:lastRowFirstColumn="0" w:lastRowLastColumn="0"/>
                  <w:tcW w:w="1504" w:type="dxa"/>
                  <w:tcBorders/>
                  <w:tcMar/>
                </w:tcPr>
                <w:p w14:paraId="1BC98492" wp14:textId="77777777">
                  <w:pPr>
                    <w:pStyle w:val="Compact"/>
                    <w:spacing w:before="36" w:after="36"/>
                    <w:jc w:val="center"/>
                    <w:rPr/>
                  </w:pPr>
                  <w:r>
                    <w:rPr/>
                    <w:t>GEOREP</w:t>
                  </w:r>
                </w:p>
              </w:tc>
              <w:tc>
                <w:tcPr>
                  <w:cnfStyle w:val="000001000000" w:firstRow="0" w:lastRow="0" w:firstColumn="0" w:lastColumn="0" w:oddVBand="0" w:evenVBand="1" w:oddHBand="0" w:evenHBand="0" w:firstRowFirstColumn="0" w:firstRowLastColumn="0" w:lastRowFirstColumn="0" w:lastRowLastColumn="0"/>
                  <w:tcW w:w="2422" w:type="dxa"/>
                  <w:tcBorders/>
                  <w:tcMar/>
                </w:tcPr>
                <w:p w14:paraId="09D60EAA" wp14:textId="77777777">
                  <w:pPr>
                    <w:pStyle w:val="Compact"/>
                    <w:spacing w:before="36" w:after="36"/>
                    <w:jc w:val="center"/>
                    <w:rPr/>
                  </w:pPr>
                  <w:r>
                    <w:rPr/>
                    <w:t>GEOREP (plateforme web)</w:t>
                  </w:r>
                </w:p>
              </w:tc>
              <w:tc>
                <w:tcPr>
                  <w:cnfStyle w:val="000010000000" w:firstRow="0" w:lastRow="0" w:firstColumn="0" w:lastColumn="0" w:oddVBand="1" w:evenVBand="0" w:oddHBand="0" w:evenHBand="0" w:firstRowFirstColumn="0" w:firstRowLastColumn="0" w:lastRowFirstColumn="0" w:lastRowLastColumn="0"/>
                  <w:tcW w:w="785" w:type="dxa"/>
                  <w:tcBorders/>
                  <w:tcMar/>
                </w:tcPr>
                <w:p w14:paraId="617469E5" wp14:textId="77777777">
                  <w:pPr>
                    <w:pStyle w:val="Compact"/>
                    <w:spacing w:before="36" w:after="36"/>
                    <w:jc w:val="center"/>
                    <w:rPr/>
                  </w:pPr>
                  <w:r>
                    <w:rPr/>
                    <w:t>Disponible</w:t>
                  </w:r>
                </w:p>
              </w:tc>
            </w:tr>
            <w:tr w:rsidTr="6F78660E" w14:paraId="44566251" wp14:textId="77777777">
              <w:trPr/>
              <w:tc>
                <w:tcPr>
                  <w:cnfStyle w:val="000010000000" w:firstRow="0" w:lastRow="0" w:firstColumn="0" w:lastColumn="0" w:oddVBand="1" w:evenVBand="0" w:oddHBand="0" w:evenHBand="0" w:firstRowFirstColumn="0" w:firstRowLastColumn="0" w:lastRowFirstColumn="0" w:lastRowLastColumn="0"/>
                  <w:tcW w:w="6740" w:type="dxa"/>
                  <w:tcBorders/>
                  <w:tcMar/>
                </w:tcPr>
                <w:p w14:paraId="53579C85" wp14:textId="77777777">
                  <w:pPr>
                    <w:pStyle w:val="Compact"/>
                    <w:spacing w:before="36" w:after="36"/>
                    <w:jc w:val="center"/>
                    <w:rPr/>
                  </w:pPr>
                  <w:r>
                    <w:rPr/>
                    <w:t>zones inscrites au patrimoine mondial de l’UNESCO</w:t>
                  </w:r>
                </w:p>
              </w:tc>
              <w:tc>
                <w:tcPr>
                  <w:cnfStyle w:val="000001000000" w:firstRow="0" w:lastRow="0" w:firstColumn="0" w:lastColumn="0" w:oddVBand="0" w:evenVBand="1" w:oddHBand="0" w:evenHBand="0" w:firstRowFirstColumn="0" w:firstRowLastColumn="0" w:lastRowFirstColumn="0" w:lastRowLastColumn="0"/>
                  <w:tcW w:w="2291" w:type="dxa"/>
                  <w:tcBorders/>
                  <w:tcMar/>
                </w:tcPr>
                <w:p w14:paraId="6DE6CB1C" wp14:textId="77777777">
                  <w:pPr>
                    <w:pStyle w:val="Compact"/>
                    <w:spacing w:before="36" w:after="36"/>
                    <w:jc w:val="center"/>
                    <w:rPr/>
                  </w:pPr>
                  <w:r>
                    <w:rPr/>
                    <w:t>CEN</w:t>
                  </w:r>
                </w:p>
              </w:tc>
              <w:tc>
                <w:tcPr>
                  <w:cnfStyle w:val="000010000000" w:firstRow="0" w:lastRow="0" w:firstColumn="0" w:lastColumn="0" w:oddVBand="1" w:evenVBand="0" w:oddHBand="0" w:evenHBand="0" w:firstRowFirstColumn="0" w:firstRowLastColumn="0" w:lastRowFirstColumn="0" w:lastRowLastColumn="0"/>
                  <w:tcW w:w="1504" w:type="dxa"/>
                  <w:tcBorders/>
                  <w:tcMar/>
                </w:tcPr>
                <w:p w14:paraId="2DACC963" wp14:textId="77777777">
                  <w:pPr>
                    <w:pStyle w:val="Compact"/>
                    <w:spacing w:before="36" w:after="36"/>
                    <w:jc w:val="center"/>
                    <w:rPr/>
                  </w:pPr>
                  <w:r>
                    <w:rPr/>
                    <w:t>GEOREP</w:t>
                  </w:r>
                </w:p>
              </w:tc>
              <w:tc>
                <w:tcPr>
                  <w:cnfStyle w:val="000001000000" w:firstRow="0" w:lastRow="0" w:firstColumn="0" w:lastColumn="0" w:oddVBand="0" w:evenVBand="1" w:oddHBand="0" w:evenHBand="0" w:firstRowFirstColumn="0" w:firstRowLastColumn="0" w:lastRowFirstColumn="0" w:lastRowLastColumn="0"/>
                  <w:tcW w:w="2422" w:type="dxa"/>
                  <w:tcBorders/>
                  <w:tcMar/>
                </w:tcPr>
                <w:p w14:paraId="26633704" wp14:textId="77777777">
                  <w:pPr>
                    <w:pStyle w:val="Compact"/>
                    <w:spacing w:before="36" w:after="36"/>
                    <w:jc w:val="center"/>
                    <w:rPr/>
                  </w:pPr>
                  <w:r>
                    <w:rPr/>
                    <w:t>GEOREP (plateforme web)</w:t>
                  </w:r>
                </w:p>
              </w:tc>
              <w:tc>
                <w:tcPr>
                  <w:cnfStyle w:val="000010000000" w:firstRow="0" w:lastRow="0" w:firstColumn="0" w:lastColumn="0" w:oddVBand="1" w:evenVBand="0" w:oddHBand="0" w:evenHBand="0" w:firstRowFirstColumn="0" w:firstRowLastColumn="0" w:lastRowFirstColumn="0" w:lastRowLastColumn="0"/>
                  <w:tcW w:w="785" w:type="dxa"/>
                  <w:tcBorders/>
                  <w:tcMar/>
                </w:tcPr>
                <w:p w14:paraId="08A3E45D" wp14:textId="77777777">
                  <w:pPr>
                    <w:pStyle w:val="Compact"/>
                    <w:spacing w:before="36" w:after="36"/>
                    <w:jc w:val="center"/>
                    <w:rPr/>
                  </w:pPr>
                  <w:r>
                    <w:rPr/>
                    <w:t>Disponible</w:t>
                  </w:r>
                </w:p>
              </w:tc>
            </w:tr>
            <w:tr w:rsidTr="6F78660E" w14:paraId="6CB7D963" wp14:textId="77777777">
              <w:trPr/>
              <w:tc>
                <w:tcPr>
                  <w:cnfStyle w:val="000010000000" w:firstRow="0" w:lastRow="0" w:firstColumn="0" w:lastColumn="0" w:oddVBand="1" w:evenVBand="0" w:oddHBand="0" w:evenHBand="0" w:firstRowFirstColumn="0" w:firstRowLastColumn="0" w:lastRowFirstColumn="0" w:lastRowLastColumn="0"/>
                  <w:tcW w:w="6740" w:type="dxa"/>
                  <w:tcBorders/>
                  <w:tcMar/>
                </w:tcPr>
                <w:p w14:paraId="42AA58D3" wp14:textId="77777777">
                  <w:pPr>
                    <w:pStyle w:val="Compact"/>
                    <w:spacing w:before="36" w:after="36"/>
                    <w:jc w:val="center"/>
                    <w:rPr/>
                  </w:pPr>
                  <w:r>
                    <w:rPr/>
                    <w:t>unité de distribution (nom à vérifier)</w:t>
                  </w:r>
                </w:p>
              </w:tc>
              <w:tc>
                <w:tcPr>
                  <w:cnfStyle w:val="000001000000" w:firstRow="0" w:lastRow="0" w:firstColumn="0" w:lastColumn="0" w:oddVBand="0" w:evenVBand="1" w:oddHBand="0" w:evenHBand="0" w:firstRowFirstColumn="0" w:firstRowLastColumn="0" w:lastRowFirstColumn="0" w:lastRowLastColumn="0"/>
                  <w:tcW w:w="2291" w:type="dxa"/>
                  <w:tcBorders/>
                  <w:tcMar/>
                </w:tcPr>
                <w:p w14:paraId="69E97178" wp14:textId="77777777">
                  <w:pPr>
                    <w:pStyle w:val="Compact"/>
                    <w:spacing w:before="36" w:after="36"/>
                    <w:jc w:val="center"/>
                    <w:rPr/>
                  </w:pPr>
                  <w:r>
                    <w:rPr/>
                    <w:t>DASS</w:t>
                  </w:r>
                </w:p>
              </w:tc>
              <w:tc>
                <w:tcPr>
                  <w:cnfStyle w:val="000010000000" w:firstRow="0" w:lastRow="0" w:firstColumn="0" w:lastColumn="0" w:oddVBand="1" w:evenVBand="0" w:oddHBand="0" w:evenHBand="0" w:firstRowFirstColumn="0" w:firstRowLastColumn="0" w:lastRowFirstColumn="0" w:lastRowLastColumn="0"/>
                  <w:tcW w:w="1504" w:type="dxa"/>
                  <w:tcBorders/>
                  <w:tcMar/>
                </w:tcPr>
                <w:p w14:paraId="508C820D" wp14:textId="77777777">
                  <w:pPr>
                    <w:pStyle w:val="Compact"/>
                    <w:spacing w:before="36" w:after="36"/>
                    <w:jc w:val="center"/>
                    <w:rPr/>
                  </w:pPr>
                  <w:r>
                    <w:rPr/>
                    <w:t>DASS</w:t>
                  </w:r>
                </w:p>
              </w:tc>
              <w:tc>
                <w:tcPr>
                  <w:cnfStyle w:val="000001000000" w:firstRow="0" w:lastRow="0" w:firstColumn="0" w:lastColumn="0" w:oddVBand="0" w:evenVBand="1" w:oddHBand="0" w:evenHBand="0" w:firstRowFirstColumn="0" w:firstRowLastColumn="0" w:lastRowFirstColumn="0" w:lastRowLastColumn="0"/>
                  <w:tcW w:w="2422" w:type="dxa"/>
                  <w:tcBorders/>
                  <w:tcMar/>
                </w:tcPr>
                <w:p w14:paraId="61DE42C8" wp14:textId="77777777">
                  <w:pPr>
                    <w:pStyle w:val="Compact"/>
                    <w:spacing w:before="36" w:after="36"/>
                    <w:jc w:val="center"/>
                    <w:rPr/>
                  </w:pPr>
                  <w:r>
                    <w:rPr/>
                    <w:t>GEOREP (plateforme web)</w:t>
                  </w:r>
                </w:p>
              </w:tc>
              <w:tc>
                <w:tcPr>
                  <w:cnfStyle w:val="000010000000" w:firstRow="0" w:lastRow="0" w:firstColumn="0" w:lastColumn="0" w:oddVBand="1" w:evenVBand="0" w:oddHBand="0" w:evenHBand="0" w:firstRowFirstColumn="0" w:firstRowLastColumn="0" w:lastRowFirstColumn="0" w:lastRowLastColumn="0"/>
                  <w:tcW w:w="785" w:type="dxa"/>
                  <w:tcBorders/>
                  <w:tcMar/>
                </w:tcPr>
                <w:p w14:paraId="67155C1A" wp14:textId="77777777">
                  <w:pPr>
                    <w:pStyle w:val="Compact"/>
                    <w:spacing w:before="36" w:after="36"/>
                    <w:jc w:val="center"/>
                    <w:rPr/>
                  </w:pPr>
                  <w:r>
                    <w:rPr/>
                    <w:t>Interne</w:t>
                  </w:r>
                </w:p>
              </w:tc>
            </w:tr>
            <w:tr w:rsidTr="6F78660E" w14:paraId="5FFB1339" wp14:textId="77777777">
              <w:trPr/>
              <w:tc>
                <w:tcPr>
                  <w:cnfStyle w:val="000010000000" w:firstRow="0" w:lastRow="0" w:firstColumn="0" w:lastColumn="0" w:oddVBand="1" w:evenVBand="0" w:oddHBand="0" w:evenHBand="0" w:firstRowFirstColumn="0" w:firstRowLastColumn="0" w:lastRowFirstColumn="0" w:lastRowLastColumn="0"/>
                  <w:tcW w:w="6740" w:type="dxa"/>
                  <w:tcBorders/>
                  <w:tcMar/>
                </w:tcPr>
                <w:p w14:paraId="460F14F6" wp14:textId="77777777">
                  <w:pPr>
                    <w:pStyle w:val="Compact"/>
                    <w:spacing w:before="36" w:after="36"/>
                    <w:jc w:val="center"/>
                    <w:rPr/>
                  </w:pPr>
                  <w:r>
                    <w:rPr/>
                    <w:t>AODPE</w:t>
                  </w:r>
                </w:p>
              </w:tc>
              <w:tc>
                <w:tcPr>
                  <w:cnfStyle w:val="000001000000" w:firstRow="0" w:lastRow="0" w:firstColumn="0" w:lastColumn="0" w:oddVBand="0" w:evenVBand="1" w:oddHBand="0" w:evenHBand="0" w:firstRowFirstColumn="0" w:firstRowLastColumn="0" w:lastRowFirstColumn="0" w:lastRowLastColumn="0"/>
                  <w:tcW w:w="2291" w:type="dxa"/>
                  <w:tcBorders/>
                  <w:tcMar/>
                </w:tcPr>
                <w:p w14:paraId="6CC2F84A" wp14:textId="77777777">
                  <w:pPr>
                    <w:pStyle w:val="Compact"/>
                    <w:spacing w:before="36" w:after="36"/>
                    <w:jc w:val="center"/>
                    <w:rPr/>
                  </w:pPr>
                  <w:r>
                    <w:rPr/>
                    <w:t>DAVAR</w:t>
                  </w:r>
                </w:p>
              </w:tc>
              <w:tc>
                <w:tcPr>
                  <w:cnfStyle w:val="000010000000" w:firstRow="0" w:lastRow="0" w:firstColumn="0" w:lastColumn="0" w:oddVBand="1" w:evenVBand="0" w:oddHBand="0" w:evenHBand="0" w:firstRowFirstColumn="0" w:firstRowLastColumn="0" w:lastRowFirstColumn="0" w:lastRowLastColumn="0"/>
                  <w:tcW w:w="1504" w:type="dxa"/>
                  <w:tcBorders/>
                  <w:tcMar/>
                </w:tcPr>
                <w:p w14:paraId="22502968" wp14:textId="77777777">
                  <w:pPr>
                    <w:pStyle w:val="Compact"/>
                    <w:spacing w:before="36" w:after="36"/>
                    <w:jc w:val="center"/>
                    <w:rPr/>
                  </w:pPr>
                  <w:r>
                    <w:rPr/>
                    <w:t>GEOREP</w:t>
                  </w:r>
                </w:p>
              </w:tc>
              <w:tc>
                <w:tcPr>
                  <w:cnfStyle w:val="000001000000" w:firstRow="0" w:lastRow="0" w:firstColumn="0" w:lastColumn="0" w:oddVBand="0" w:evenVBand="1" w:oddHBand="0" w:evenHBand="0" w:firstRowFirstColumn="0" w:firstRowLastColumn="0" w:lastRowFirstColumn="0" w:lastRowLastColumn="0"/>
                  <w:tcW w:w="2422" w:type="dxa"/>
                  <w:tcBorders/>
                  <w:tcMar/>
                </w:tcPr>
                <w:p w14:paraId="0F3CDF7A" wp14:textId="77777777">
                  <w:pPr>
                    <w:pStyle w:val="Compact"/>
                    <w:spacing w:before="36" w:after="36"/>
                    <w:jc w:val="center"/>
                    <w:rPr/>
                  </w:pPr>
                  <w:r>
                    <w:rPr/>
                    <w:t>GEOREP (plateforme web)</w:t>
                  </w:r>
                </w:p>
              </w:tc>
              <w:tc>
                <w:tcPr>
                  <w:cnfStyle w:val="000010000000" w:firstRow="0" w:lastRow="0" w:firstColumn="0" w:lastColumn="0" w:oddVBand="1" w:evenVBand="0" w:oddHBand="0" w:evenHBand="0" w:firstRowFirstColumn="0" w:firstRowLastColumn="0" w:lastRowFirstColumn="0" w:lastRowLastColumn="0"/>
                  <w:tcW w:w="785" w:type="dxa"/>
                  <w:tcBorders/>
                  <w:tcMar/>
                </w:tcPr>
                <w:p w14:paraId="04B3802D" wp14:textId="77777777">
                  <w:pPr>
                    <w:pStyle w:val="Compact"/>
                    <w:spacing w:before="36" w:after="36"/>
                    <w:jc w:val="center"/>
                    <w:rPr/>
                  </w:pPr>
                  <w:r>
                    <w:rPr/>
                    <w:t>A vérifier</w:t>
                  </w:r>
                </w:p>
              </w:tc>
            </w:tr>
            <w:tr w:rsidTr="6F78660E" w14:paraId="2245DD63" wp14:textId="77777777">
              <w:trPr/>
              <w:tc>
                <w:tcPr>
                  <w:cnfStyle w:val="000010000000" w:firstRow="0" w:lastRow="0" w:firstColumn="0" w:lastColumn="0" w:oddVBand="1" w:evenVBand="0" w:oddHBand="0" w:evenHBand="0" w:firstRowFirstColumn="0" w:firstRowLastColumn="0" w:lastRowFirstColumn="0" w:lastRowLastColumn="0"/>
                  <w:tcW w:w="6740" w:type="dxa"/>
                  <w:tcBorders/>
                  <w:tcMar/>
                </w:tcPr>
                <w:p w14:paraId="0700D24A" wp14:textId="77777777">
                  <w:pPr>
                    <w:pStyle w:val="Compact"/>
                    <w:spacing w:before="36" w:after="36"/>
                    <w:jc w:val="center"/>
                    <w:rPr/>
                  </w:pPr>
                  <w:r>
                    <w:rPr/>
                    <w:t>Base de données ATYA</w:t>
                  </w:r>
                </w:p>
              </w:tc>
              <w:tc>
                <w:tcPr>
                  <w:cnfStyle w:val="000001000000" w:firstRow="0" w:lastRow="0" w:firstColumn="0" w:lastColumn="0" w:oddVBand="0" w:evenVBand="1" w:oddHBand="0" w:evenHBand="0" w:firstRowFirstColumn="0" w:firstRowLastColumn="0" w:lastRowFirstColumn="0" w:lastRowLastColumn="0"/>
                  <w:tcW w:w="2291" w:type="dxa"/>
                  <w:tcBorders/>
                  <w:tcMar/>
                </w:tcPr>
                <w:p w14:paraId="5D638D62" wp14:textId="77777777">
                  <w:pPr>
                    <w:pStyle w:val="Compact"/>
                    <w:spacing w:before="36" w:after="36"/>
                    <w:jc w:val="center"/>
                    <w:rPr/>
                  </w:pPr>
                  <w:r>
                    <w:rPr/>
                    <w:t>DAVAR</w:t>
                  </w:r>
                </w:p>
              </w:tc>
              <w:tc>
                <w:tcPr>
                  <w:cnfStyle w:val="000010000000" w:firstRow="0" w:lastRow="0" w:firstColumn="0" w:lastColumn="0" w:oddVBand="1" w:evenVBand="0" w:oddHBand="0" w:evenHBand="0" w:firstRowFirstColumn="0" w:firstRowLastColumn="0" w:lastRowFirstColumn="0" w:lastRowLastColumn="0"/>
                  <w:tcW w:w="1504" w:type="dxa"/>
                  <w:tcBorders/>
                  <w:tcMar/>
                </w:tcPr>
                <w:p w14:paraId="7FCBD824" wp14:textId="77777777">
                  <w:pPr>
                    <w:pStyle w:val="Compact"/>
                    <w:spacing w:before="36" w:after="36"/>
                    <w:jc w:val="center"/>
                    <w:rPr/>
                  </w:pPr>
                  <w:r>
                    <w:rPr/>
                    <w:t>nan</w:t>
                  </w:r>
                </w:p>
              </w:tc>
              <w:tc>
                <w:tcPr>
                  <w:cnfStyle w:val="000001000000" w:firstRow="0" w:lastRow="0" w:firstColumn="0" w:lastColumn="0" w:oddVBand="0" w:evenVBand="1" w:oddHBand="0" w:evenHBand="0" w:firstRowFirstColumn="0" w:firstRowLastColumn="0" w:lastRowFirstColumn="0" w:lastRowLastColumn="0"/>
                  <w:tcW w:w="2422" w:type="dxa"/>
                  <w:tcBorders/>
                  <w:tcMar/>
                </w:tcPr>
                <w:p w14:paraId="5B22227A" wp14:textId="77777777">
                  <w:pPr>
                    <w:pStyle w:val="Compact"/>
                    <w:spacing w:before="36" w:after="36"/>
                    <w:jc w:val="center"/>
                    <w:rPr/>
                  </w:pPr>
                  <w:r>
                    <w:rPr/>
                    <w:t>GEOREP (plateforme web)</w:t>
                  </w:r>
                </w:p>
              </w:tc>
              <w:tc>
                <w:tcPr>
                  <w:cnfStyle w:val="000010000000" w:firstRow="0" w:lastRow="0" w:firstColumn="0" w:lastColumn="0" w:oddVBand="1" w:evenVBand="0" w:oddHBand="0" w:evenHBand="0" w:firstRowFirstColumn="0" w:firstRowLastColumn="0" w:lastRowFirstColumn="0" w:lastRowLastColumn="0"/>
                  <w:tcW w:w="785" w:type="dxa"/>
                  <w:tcBorders/>
                  <w:tcMar/>
                </w:tcPr>
                <w:p w14:paraId="6D15F44E" wp14:textId="77777777">
                  <w:pPr>
                    <w:pStyle w:val="Compact"/>
                    <w:spacing w:before="36" w:after="36"/>
                    <w:jc w:val="center"/>
                    <w:rPr/>
                  </w:pPr>
                  <w:r>
                    <w:rPr/>
                    <w:t>Interne</w:t>
                  </w:r>
                </w:p>
              </w:tc>
            </w:tr>
            <w:tr w:rsidTr="6F78660E" w14:paraId="23F10C1B" wp14:textId="77777777">
              <w:trPr/>
              <w:tc>
                <w:tcPr>
                  <w:cnfStyle w:val="000010000000" w:firstRow="0" w:lastRow="0" w:firstColumn="0" w:lastColumn="0" w:oddVBand="1" w:evenVBand="0" w:oddHBand="0" w:evenHBand="0" w:firstRowFirstColumn="0" w:firstRowLastColumn="0" w:lastRowFirstColumn="0" w:lastRowLastColumn="0"/>
                  <w:tcW w:w="6740" w:type="dxa"/>
                  <w:tcBorders/>
                  <w:tcMar/>
                </w:tcPr>
                <w:p w14:paraId="379248AC" wp14:textId="77777777">
                  <w:pPr>
                    <w:pStyle w:val="Compact"/>
                    <w:spacing w:before="36" w:after="36"/>
                    <w:jc w:val="center"/>
                    <w:rPr/>
                  </w:pPr>
                  <w:r>
                    <w:rPr/>
                    <w:t>Base de données du sous-sol de NC (BDSSNC) – forages et hydrogéologie</w:t>
                  </w:r>
                </w:p>
              </w:tc>
              <w:tc>
                <w:tcPr>
                  <w:cnfStyle w:val="000001000000" w:firstRow="0" w:lastRow="0" w:firstColumn="0" w:lastColumn="0" w:oddVBand="0" w:evenVBand="1" w:oddHBand="0" w:evenHBand="0" w:firstRowFirstColumn="0" w:firstRowLastColumn="0" w:lastRowFirstColumn="0" w:lastRowLastColumn="0"/>
                  <w:tcW w:w="2291" w:type="dxa"/>
                  <w:tcBorders/>
                  <w:tcMar/>
                </w:tcPr>
                <w:p w14:paraId="2A82430B" wp14:textId="77777777">
                  <w:pPr>
                    <w:pStyle w:val="Compact"/>
                    <w:spacing w:before="36" w:after="36"/>
                    <w:jc w:val="center"/>
                  </w:pPr>
                  <w:del w:author="Marjolaine DAVID" w:date="2026-09-02T03:28:14.093Z" w16du:dateUtc="2026-09-02T03:28:14.093Z" w:id="298097056">
                    <w:r w:rsidDel="6F78660E">
                      <w:delText>DAVAR</w:delText>
                    </w:r>
                  </w:del>
                </w:p>
              </w:tc>
              <w:tc>
                <w:tcPr>
                  <w:cnfStyle w:val="000010000000" w:firstRow="0" w:lastRow="0" w:firstColumn="0" w:lastColumn="0" w:oddVBand="1" w:evenVBand="0" w:oddHBand="0" w:evenHBand="0" w:firstRowFirstColumn="0" w:firstRowLastColumn="0" w:lastRowFirstColumn="0" w:lastRowLastColumn="0"/>
                  <w:tcW w:w="1504" w:type="dxa"/>
                  <w:tcBorders/>
                  <w:tcMar/>
                </w:tcPr>
                <w:p w:rsidP="6F78660E" w14:paraId="22282351" wp14:textId="0E4C1CFD">
                  <w:pPr>
                    <w:pStyle w:val="Compact"/>
                    <w:suppressLineNumbers w:val="0"/>
                    <w:bidi w:val="0"/>
                    <w:spacing w:before="36" w:beforeAutospacing="off" w:after="36" w:afterAutospacing="off" w:line="259" w:lineRule="auto"/>
                    <w:ind w:left="0" w:right="0"/>
                    <w:jc w:val="center"/>
                    <w:pPrChange w:author="Marjolaine DAVID" w:date="2026-09-02T03:28:14.181Z">
                      <w:pPr/>
                    </w:pPrChange>
                  </w:pPr>
                  <w:ins w:author="Marjolaine DAVID" w:date="2026-09-02T03:28:15.317Z" w16du:dateUtc="2026-09-02T03:28:15.317Z" w:id="1556151763">
                    <w:r w:rsidR="21CA496A">
                      <w:t>DIMENC</w:t>
                    </w:r>
                  </w:ins>
                  <w:r w:rsidR="21CA496A">
                    <w:rPr/>
                    <w:t>GEOREP</w:t>
                  </w:r>
                </w:p>
              </w:tc>
              <w:tc>
                <w:tcPr>
                  <w:cnfStyle w:val="000001000000" w:firstRow="0" w:lastRow="0" w:firstColumn="0" w:lastColumn="0" w:oddVBand="0" w:evenVBand="1" w:oddHBand="0" w:evenHBand="0" w:firstRowFirstColumn="0" w:firstRowLastColumn="0" w:lastRowFirstColumn="0" w:lastRowLastColumn="0"/>
                  <w:tcW w:w="2422" w:type="dxa"/>
                  <w:tcBorders/>
                  <w:tcMar/>
                </w:tcPr>
                <w:p w14:paraId="782C107E" wp14:textId="77777777">
                  <w:pPr>
                    <w:pStyle w:val="Compact"/>
                    <w:spacing w:before="36" w:after="36"/>
                    <w:jc w:val="center"/>
                    <w:rPr/>
                  </w:pPr>
                  <w:r>
                    <w:rPr/>
                    <w:t>GEOREP (plateforme web)</w:t>
                  </w:r>
                </w:p>
              </w:tc>
              <w:tc>
                <w:tcPr>
                  <w:cnfStyle w:val="000010000000" w:firstRow="0" w:lastRow="0" w:firstColumn="0" w:lastColumn="0" w:oddVBand="1" w:evenVBand="0" w:oddHBand="0" w:evenHBand="0" w:firstRowFirstColumn="0" w:firstRowLastColumn="0" w:lastRowFirstColumn="0" w:lastRowLastColumn="0"/>
                  <w:tcW w:w="785" w:type="dxa"/>
                  <w:tcBorders/>
                  <w:tcMar/>
                </w:tcPr>
                <w:p w14:paraId="10799829" wp14:textId="77777777">
                  <w:pPr>
                    <w:pStyle w:val="Compact"/>
                    <w:spacing w:before="36" w:after="36"/>
                    <w:jc w:val="center"/>
                    <w:rPr/>
                  </w:pPr>
                  <w:r>
                    <w:rPr/>
                    <w:t>Disponible</w:t>
                  </w:r>
                </w:p>
              </w:tc>
            </w:tr>
            <w:tr w:rsidTr="6F78660E" w14:paraId="4D5CCEBA" wp14:textId="77777777">
              <w:trPr/>
              <w:tc>
                <w:tcPr>
                  <w:cnfStyle w:val="000010000000" w:firstRow="0" w:lastRow="0" w:firstColumn="0" w:lastColumn="0" w:oddVBand="1" w:evenVBand="0" w:oddHBand="0" w:evenHBand="0" w:firstRowFirstColumn="0" w:firstRowLastColumn="0" w:lastRowFirstColumn="0" w:lastRowLastColumn="0"/>
                  <w:tcW w:w="6740" w:type="dxa"/>
                  <w:tcBorders/>
                  <w:tcMar/>
                </w:tcPr>
                <w:p w14:paraId="3C7F443F" wp14:textId="77777777">
                  <w:pPr>
                    <w:pStyle w:val="Compact"/>
                    <w:spacing w:before="36" w:after="36"/>
                    <w:jc w:val="center"/>
                    <w:rPr/>
                  </w:pPr>
                  <w:r>
                    <w:rPr/>
                    <w:t>Bassins versants DAVAR (bassins de référence)</w:t>
                  </w:r>
                </w:p>
              </w:tc>
              <w:tc>
                <w:tcPr>
                  <w:cnfStyle w:val="000001000000" w:firstRow="0" w:lastRow="0" w:firstColumn="0" w:lastColumn="0" w:oddVBand="0" w:evenVBand="1" w:oddHBand="0" w:evenHBand="0" w:firstRowFirstColumn="0" w:firstRowLastColumn="0" w:lastRowFirstColumn="0" w:lastRowLastColumn="0"/>
                  <w:tcW w:w="2291" w:type="dxa"/>
                  <w:tcBorders/>
                  <w:tcMar/>
                </w:tcPr>
                <w:p w14:paraId="10298FF0" wp14:textId="77777777">
                  <w:pPr>
                    <w:pStyle w:val="Compact"/>
                    <w:spacing w:before="36" w:after="36"/>
                    <w:jc w:val="center"/>
                    <w:rPr/>
                  </w:pPr>
                  <w:r>
                    <w:rPr/>
                    <w:t>DAVAR</w:t>
                  </w:r>
                </w:p>
              </w:tc>
              <w:tc>
                <w:tcPr>
                  <w:cnfStyle w:val="000010000000" w:firstRow="0" w:lastRow="0" w:firstColumn="0" w:lastColumn="0" w:oddVBand="1" w:evenVBand="0" w:oddHBand="0" w:evenHBand="0" w:firstRowFirstColumn="0" w:firstRowLastColumn="0" w:lastRowFirstColumn="0" w:lastRowLastColumn="0"/>
                  <w:tcW w:w="1504" w:type="dxa"/>
                  <w:tcBorders/>
                  <w:tcMar/>
                </w:tcPr>
                <w:p w14:paraId="46C4E5A1" wp14:textId="77777777">
                  <w:pPr>
                    <w:pStyle w:val="Compact"/>
                    <w:spacing w:before="36" w:after="36"/>
                    <w:jc w:val="center"/>
                    <w:rPr/>
                  </w:pPr>
                  <w:r>
                    <w:rPr/>
                    <w:t>DAVAR</w:t>
                  </w:r>
                </w:p>
              </w:tc>
              <w:tc>
                <w:tcPr>
                  <w:cnfStyle w:val="000001000000" w:firstRow="0" w:lastRow="0" w:firstColumn="0" w:lastColumn="0" w:oddVBand="0" w:evenVBand="1" w:oddHBand="0" w:evenHBand="0" w:firstRowFirstColumn="0" w:firstRowLastColumn="0" w:lastRowFirstColumn="0" w:lastRowLastColumn="0"/>
                  <w:tcW w:w="2422" w:type="dxa"/>
                  <w:tcBorders/>
                  <w:tcMar/>
                </w:tcPr>
                <w:p w14:paraId="3C719274" wp14:textId="77777777">
                  <w:pPr>
                    <w:pStyle w:val="Compact"/>
                    <w:spacing w:before="36" w:after="36"/>
                    <w:jc w:val="center"/>
                    <w:rPr/>
                  </w:pPr>
                  <w:r>
                    <w:rPr/>
                    <w:t>GEOREP (plateforme web)</w:t>
                  </w:r>
                </w:p>
              </w:tc>
              <w:tc>
                <w:tcPr>
                  <w:cnfStyle w:val="000010000000" w:firstRow="0" w:lastRow="0" w:firstColumn="0" w:lastColumn="0" w:oddVBand="1" w:evenVBand="0" w:oddHBand="0" w:evenHBand="0" w:firstRowFirstColumn="0" w:firstRowLastColumn="0" w:lastRowFirstColumn="0" w:lastRowLastColumn="0"/>
                  <w:tcW w:w="785" w:type="dxa"/>
                  <w:tcBorders/>
                  <w:tcMar/>
                </w:tcPr>
                <w:p w14:paraId="0D79BA04" wp14:textId="77777777">
                  <w:pPr>
                    <w:pStyle w:val="Compact"/>
                    <w:spacing w:before="36" w:after="36"/>
                    <w:jc w:val="center"/>
                    <w:rPr/>
                  </w:pPr>
                  <w:r>
                    <w:rPr/>
                    <w:t>Disponible</w:t>
                  </w:r>
                </w:p>
              </w:tc>
            </w:tr>
            <w:tr w:rsidTr="6F78660E" w14:paraId="5901B8C5" wp14:textId="77777777">
              <w:trPr/>
              <w:tc>
                <w:tcPr>
                  <w:cnfStyle w:val="000010000000" w:firstRow="0" w:lastRow="0" w:firstColumn="0" w:lastColumn="0" w:oddVBand="1" w:evenVBand="0" w:oddHBand="0" w:evenHBand="0" w:firstRowFirstColumn="0" w:firstRowLastColumn="0" w:lastRowFirstColumn="0" w:lastRowLastColumn="0"/>
                  <w:tcW w:w="6740" w:type="dxa"/>
                  <w:tcBorders/>
                  <w:tcMar/>
                </w:tcPr>
                <w:p w14:paraId="0767E18A" wp14:textId="77777777">
                  <w:pPr>
                    <w:pStyle w:val="Compact"/>
                    <w:spacing w:before="36" w:after="36"/>
                    <w:jc w:val="center"/>
                    <w:rPr/>
                  </w:pPr>
                  <w:r>
                    <w:rPr/>
                    <w:t>Bilan Besoin Ressource</w:t>
                  </w:r>
                </w:p>
              </w:tc>
              <w:tc>
                <w:tcPr>
                  <w:cnfStyle w:val="000001000000" w:firstRow="0" w:lastRow="0" w:firstColumn="0" w:lastColumn="0" w:oddVBand="0" w:evenVBand="1" w:oddHBand="0" w:evenHBand="0" w:firstRowFirstColumn="0" w:firstRowLastColumn="0" w:lastRowFirstColumn="0" w:lastRowLastColumn="0"/>
                  <w:tcW w:w="2291" w:type="dxa"/>
                  <w:tcBorders/>
                  <w:tcMar/>
                </w:tcPr>
                <w:p w14:paraId="0D318E73" wp14:textId="77777777">
                  <w:pPr>
                    <w:pStyle w:val="Compact"/>
                    <w:spacing w:before="36" w:after="36"/>
                    <w:jc w:val="center"/>
                    <w:rPr/>
                  </w:pPr>
                  <w:r>
                    <w:rPr/>
                    <w:t>DAVAR</w:t>
                  </w:r>
                </w:p>
              </w:tc>
              <w:tc>
                <w:tcPr>
                  <w:cnfStyle w:val="000010000000" w:firstRow="0" w:lastRow="0" w:firstColumn="0" w:lastColumn="0" w:oddVBand="1" w:evenVBand="0" w:oddHBand="0" w:evenHBand="0" w:firstRowFirstColumn="0" w:firstRowLastColumn="0" w:lastRowFirstColumn="0" w:lastRowLastColumn="0"/>
                  <w:tcW w:w="1504" w:type="dxa"/>
                  <w:tcBorders/>
                  <w:tcMar/>
                </w:tcPr>
                <w:p w14:paraId="5F34412A" wp14:textId="77777777">
                  <w:pPr>
                    <w:pStyle w:val="Compact"/>
                    <w:spacing w:before="36" w:after="36"/>
                    <w:jc w:val="center"/>
                    <w:rPr/>
                  </w:pPr>
                  <w:r>
                    <w:rPr/>
                    <w:t>GEOREP</w:t>
                  </w:r>
                </w:p>
              </w:tc>
              <w:tc>
                <w:tcPr>
                  <w:cnfStyle w:val="000001000000" w:firstRow="0" w:lastRow="0" w:firstColumn="0" w:lastColumn="0" w:oddVBand="0" w:evenVBand="1" w:oddHBand="0" w:evenHBand="0" w:firstRowFirstColumn="0" w:firstRowLastColumn="0" w:lastRowFirstColumn="0" w:lastRowLastColumn="0"/>
                  <w:tcW w:w="2422" w:type="dxa"/>
                  <w:tcBorders/>
                  <w:tcMar/>
                </w:tcPr>
                <w:p w14:paraId="6C88B43E" wp14:textId="77777777">
                  <w:pPr>
                    <w:pStyle w:val="Compact"/>
                    <w:spacing w:before="36" w:after="36"/>
                    <w:jc w:val="center"/>
                    <w:rPr/>
                  </w:pPr>
                  <w:r>
                    <w:rPr/>
                    <w:t>GEOREP (plateforme web)</w:t>
                  </w:r>
                </w:p>
              </w:tc>
              <w:tc>
                <w:tcPr>
                  <w:cnfStyle w:val="000010000000" w:firstRow="0" w:lastRow="0" w:firstColumn="0" w:lastColumn="0" w:oddVBand="1" w:evenVBand="0" w:oddHBand="0" w:evenHBand="0" w:firstRowFirstColumn="0" w:firstRowLastColumn="0" w:lastRowFirstColumn="0" w:lastRowLastColumn="0"/>
                  <w:tcW w:w="785" w:type="dxa"/>
                  <w:tcBorders/>
                  <w:tcMar/>
                </w:tcPr>
                <w:p w14:paraId="4518A6DE" wp14:textId="77777777">
                  <w:pPr>
                    <w:pStyle w:val="Compact"/>
                    <w:spacing w:before="36" w:after="36"/>
                    <w:jc w:val="center"/>
                    <w:rPr/>
                  </w:pPr>
                  <w:r>
                    <w:rPr/>
                    <w:t>Disponible</w:t>
                  </w:r>
                </w:p>
              </w:tc>
            </w:tr>
            <w:tr w:rsidTr="6F78660E" w14:paraId="093DCD0D" wp14:textId="77777777">
              <w:trPr/>
              <w:tc>
                <w:tcPr>
                  <w:cnfStyle w:val="000010000000" w:firstRow="0" w:lastRow="0" w:firstColumn="0" w:lastColumn="0" w:oddVBand="1" w:evenVBand="0" w:oddHBand="0" w:evenHBand="0" w:firstRowFirstColumn="0" w:firstRowLastColumn="0" w:lastRowFirstColumn="0" w:lastRowLastColumn="0"/>
                  <w:tcW w:w="6740" w:type="dxa"/>
                  <w:tcBorders/>
                  <w:tcMar/>
                </w:tcPr>
                <w:p w14:paraId="78BE75DD" wp14:textId="77777777">
                  <w:pPr>
                    <w:pStyle w:val="Compact"/>
                    <w:spacing w:before="36" w:after="36"/>
                    <w:jc w:val="center"/>
                    <w:rPr/>
                  </w:pPr>
                  <w:r>
                    <w:rPr/>
                    <w:t>Captages d’eau</w:t>
                  </w:r>
                </w:p>
              </w:tc>
              <w:tc>
                <w:tcPr>
                  <w:cnfStyle w:val="000001000000" w:firstRow="0" w:lastRow="0" w:firstColumn="0" w:lastColumn="0" w:oddVBand="0" w:evenVBand="1" w:oddHBand="0" w:evenHBand="0" w:firstRowFirstColumn="0" w:firstRowLastColumn="0" w:lastRowFirstColumn="0" w:lastRowLastColumn="0"/>
                  <w:tcW w:w="2291" w:type="dxa"/>
                  <w:tcBorders/>
                  <w:tcMar/>
                </w:tcPr>
                <w:p w14:paraId="5A3F0960" wp14:textId="77777777">
                  <w:pPr>
                    <w:pStyle w:val="Compact"/>
                    <w:spacing w:before="36" w:after="36"/>
                    <w:jc w:val="center"/>
                    <w:rPr/>
                  </w:pPr>
                  <w:r>
                    <w:rPr/>
                    <w:t>DAVAR</w:t>
                  </w:r>
                </w:p>
              </w:tc>
              <w:tc>
                <w:tcPr>
                  <w:cnfStyle w:val="000010000000" w:firstRow="0" w:lastRow="0" w:firstColumn="0" w:lastColumn="0" w:oddVBand="1" w:evenVBand="0" w:oddHBand="0" w:evenHBand="0" w:firstRowFirstColumn="0" w:firstRowLastColumn="0" w:lastRowFirstColumn="0" w:lastRowLastColumn="0"/>
                  <w:tcW w:w="1504" w:type="dxa"/>
                  <w:tcBorders/>
                  <w:tcMar/>
                </w:tcPr>
                <w:p w14:paraId="66F86F29" wp14:textId="77777777">
                  <w:pPr>
                    <w:pStyle w:val="Compact"/>
                    <w:spacing w:before="36" w:after="36"/>
                    <w:jc w:val="center"/>
                    <w:rPr/>
                  </w:pPr>
                  <w:r>
                    <w:rPr/>
                    <w:t>GEOREP</w:t>
                  </w:r>
                </w:p>
              </w:tc>
              <w:tc>
                <w:tcPr>
                  <w:cnfStyle w:val="000001000000" w:firstRow="0" w:lastRow="0" w:firstColumn="0" w:lastColumn="0" w:oddVBand="0" w:evenVBand="1" w:oddHBand="0" w:evenHBand="0" w:firstRowFirstColumn="0" w:firstRowLastColumn="0" w:lastRowFirstColumn="0" w:lastRowLastColumn="0"/>
                  <w:tcW w:w="2422" w:type="dxa"/>
                  <w:tcBorders/>
                  <w:tcMar/>
                </w:tcPr>
                <w:p w14:paraId="270A0CE4" wp14:textId="77777777">
                  <w:pPr>
                    <w:pStyle w:val="Compact"/>
                    <w:spacing w:before="36" w:after="36"/>
                    <w:jc w:val="center"/>
                    <w:rPr/>
                  </w:pPr>
                  <w:r>
                    <w:rPr/>
                    <w:t>GEOREP (plateforme web)</w:t>
                  </w:r>
                </w:p>
              </w:tc>
              <w:tc>
                <w:tcPr>
                  <w:cnfStyle w:val="000010000000" w:firstRow="0" w:lastRow="0" w:firstColumn="0" w:lastColumn="0" w:oddVBand="1" w:evenVBand="0" w:oddHBand="0" w:evenHBand="0" w:firstRowFirstColumn="0" w:firstRowLastColumn="0" w:lastRowFirstColumn="0" w:lastRowLastColumn="0"/>
                  <w:tcW w:w="785" w:type="dxa"/>
                  <w:tcBorders/>
                  <w:tcMar/>
                </w:tcPr>
                <w:p w14:paraId="7157EFC9" wp14:textId="77777777">
                  <w:pPr>
                    <w:pStyle w:val="Compact"/>
                    <w:spacing w:before="36" w:after="36"/>
                    <w:jc w:val="center"/>
                    <w:rPr/>
                  </w:pPr>
                  <w:r>
                    <w:rPr/>
                    <w:t>Disponible</w:t>
                  </w:r>
                </w:p>
              </w:tc>
            </w:tr>
            <w:tr w:rsidTr="6F78660E" w14:paraId="3B92EA7E" wp14:textId="77777777">
              <w:trPr/>
              <w:tc>
                <w:tcPr>
                  <w:cnfStyle w:val="000010000000" w:firstRow="0" w:lastRow="0" w:firstColumn="0" w:lastColumn="0" w:oddVBand="1" w:evenVBand="0" w:oddHBand="0" w:evenHBand="0" w:firstRowFirstColumn="0" w:firstRowLastColumn="0" w:lastRowFirstColumn="0" w:lastRowLastColumn="0"/>
                  <w:tcW w:w="6740" w:type="dxa"/>
                  <w:tcBorders/>
                  <w:tcMar/>
                </w:tcPr>
                <w:p w14:paraId="0A30607E" wp14:textId="77777777">
                  <w:pPr>
                    <w:pStyle w:val="Compact"/>
                    <w:spacing w:before="36" w:after="36"/>
                    <w:jc w:val="center"/>
                    <w:rPr/>
                  </w:pPr>
                  <w:r>
                    <w:rPr/>
                    <w:t>Franchissement du réseau hydrographique des BVAEP (nom à vérifier)</w:t>
                  </w:r>
                </w:p>
              </w:tc>
              <w:tc>
                <w:tcPr>
                  <w:cnfStyle w:val="000001000000" w:firstRow="0" w:lastRow="0" w:firstColumn="0" w:lastColumn="0" w:oddVBand="0" w:evenVBand="1" w:oddHBand="0" w:evenHBand="0" w:firstRowFirstColumn="0" w:firstRowLastColumn="0" w:lastRowFirstColumn="0" w:lastRowLastColumn="0"/>
                  <w:tcW w:w="2291" w:type="dxa"/>
                  <w:tcBorders/>
                  <w:tcMar/>
                </w:tcPr>
                <w:p w14:paraId="42D68D87" wp14:textId="77777777">
                  <w:pPr>
                    <w:pStyle w:val="Compact"/>
                    <w:spacing w:before="36" w:after="36"/>
                    <w:jc w:val="center"/>
                    <w:rPr/>
                  </w:pPr>
                  <w:r>
                    <w:rPr/>
                    <w:t>DAVAR</w:t>
                  </w:r>
                </w:p>
              </w:tc>
              <w:tc>
                <w:tcPr>
                  <w:cnfStyle w:val="000010000000" w:firstRow="0" w:lastRow="0" w:firstColumn="0" w:lastColumn="0" w:oddVBand="1" w:evenVBand="0" w:oddHBand="0" w:evenHBand="0" w:firstRowFirstColumn="0" w:firstRowLastColumn="0" w:lastRowFirstColumn="0" w:lastRowLastColumn="0"/>
                  <w:tcW w:w="1504" w:type="dxa"/>
                  <w:tcBorders/>
                  <w:tcMar/>
                </w:tcPr>
                <w:p w14:paraId="483EB4F4" wp14:textId="77777777">
                  <w:pPr>
                    <w:pStyle w:val="Compact"/>
                    <w:spacing w:before="36" w:after="36"/>
                    <w:jc w:val="center"/>
                    <w:rPr/>
                  </w:pPr>
                  <w:r>
                    <w:rPr/>
                    <w:t>nan</w:t>
                  </w:r>
                </w:p>
              </w:tc>
              <w:tc>
                <w:tcPr>
                  <w:cnfStyle w:val="000001000000" w:firstRow="0" w:lastRow="0" w:firstColumn="0" w:lastColumn="0" w:oddVBand="0" w:evenVBand="1" w:oddHBand="0" w:evenHBand="0" w:firstRowFirstColumn="0" w:firstRowLastColumn="0" w:lastRowFirstColumn="0" w:lastRowLastColumn="0"/>
                  <w:tcW w:w="2422" w:type="dxa"/>
                  <w:tcBorders/>
                  <w:tcMar/>
                </w:tcPr>
                <w:p w14:paraId="051C2D76" wp14:textId="77777777">
                  <w:pPr>
                    <w:pStyle w:val="Compact"/>
                    <w:spacing w:before="36" w:after="36"/>
                    <w:jc w:val="center"/>
                    <w:rPr/>
                  </w:pPr>
                  <w:r>
                    <w:rPr/>
                    <w:t>GEOREP (plateforme web)</w:t>
                  </w:r>
                </w:p>
              </w:tc>
              <w:tc>
                <w:tcPr>
                  <w:cnfStyle w:val="000010000000" w:firstRow="0" w:lastRow="0" w:firstColumn="0" w:lastColumn="0" w:oddVBand="1" w:evenVBand="0" w:oddHBand="0" w:evenHBand="0" w:firstRowFirstColumn="0" w:firstRowLastColumn="0" w:lastRowFirstColumn="0" w:lastRowLastColumn="0"/>
                  <w:tcW w:w="785" w:type="dxa"/>
                  <w:tcBorders/>
                  <w:tcMar/>
                </w:tcPr>
                <w:p w14:paraId="6D0BF11C" wp14:textId="77777777">
                  <w:pPr>
                    <w:pStyle w:val="Compact"/>
                    <w:spacing w:before="36" w:after="36"/>
                    <w:jc w:val="center"/>
                    <w:rPr/>
                  </w:pPr>
                  <w:r>
                    <w:rPr/>
                    <w:t>A vérifier</w:t>
                  </w:r>
                </w:p>
              </w:tc>
            </w:tr>
            <w:tr w:rsidTr="6F78660E" w14:paraId="23A66128" wp14:textId="77777777">
              <w:trPr/>
              <w:tc>
                <w:tcPr>
                  <w:cnfStyle w:val="000010000000" w:firstRow="0" w:lastRow="0" w:firstColumn="0" w:lastColumn="0" w:oddVBand="1" w:evenVBand="0" w:oddHBand="0" w:evenHBand="0" w:firstRowFirstColumn="0" w:firstRowLastColumn="0" w:lastRowFirstColumn="0" w:lastRowLastColumn="0"/>
                  <w:tcW w:w="6740" w:type="dxa"/>
                  <w:tcBorders/>
                  <w:tcMar/>
                </w:tcPr>
                <w:p w14:paraId="05C83182" wp14:textId="77777777">
                  <w:pPr>
                    <w:pStyle w:val="Compact"/>
                    <w:spacing w:before="36" w:after="36"/>
                    <w:jc w:val="center"/>
                    <w:rPr/>
                  </w:pPr>
                  <w:r>
                    <w:rPr/>
                    <w:t>Hydro-écorégion (HER)</w:t>
                  </w:r>
                </w:p>
              </w:tc>
              <w:tc>
                <w:tcPr>
                  <w:cnfStyle w:val="000001000000" w:firstRow="0" w:lastRow="0" w:firstColumn="0" w:lastColumn="0" w:oddVBand="0" w:evenVBand="1" w:oddHBand="0" w:evenHBand="0" w:firstRowFirstColumn="0" w:firstRowLastColumn="0" w:lastRowFirstColumn="0" w:lastRowLastColumn="0"/>
                  <w:tcW w:w="2291" w:type="dxa"/>
                  <w:tcBorders/>
                  <w:tcMar/>
                </w:tcPr>
                <w:p w14:paraId="4D067C55" wp14:textId="77777777">
                  <w:pPr>
                    <w:pStyle w:val="Compact"/>
                    <w:spacing w:before="36" w:after="36"/>
                    <w:jc w:val="center"/>
                    <w:rPr/>
                  </w:pPr>
                  <w:r>
                    <w:rPr/>
                    <w:t>DAVAR</w:t>
                  </w:r>
                </w:p>
              </w:tc>
              <w:tc>
                <w:tcPr>
                  <w:cnfStyle w:val="000010000000" w:firstRow="0" w:lastRow="0" w:firstColumn="0" w:lastColumn="0" w:oddVBand="1" w:evenVBand="0" w:oddHBand="0" w:evenHBand="0" w:firstRowFirstColumn="0" w:firstRowLastColumn="0" w:lastRowFirstColumn="0" w:lastRowLastColumn="0"/>
                  <w:tcW w:w="1504" w:type="dxa"/>
                  <w:tcBorders/>
                  <w:tcMar/>
                </w:tcPr>
                <w:p w14:paraId="30A3D4AD" wp14:textId="77777777">
                  <w:pPr>
                    <w:pStyle w:val="Compact"/>
                    <w:spacing w:before="36" w:after="36"/>
                    <w:jc w:val="center"/>
                    <w:rPr/>
                  </w:pPr>
                  <w:r>
                    <w:rPr/>
                    <w:t>GEOREP</w:t>
                  </w:r>
                </w:p>
              </w:tc>
              <w:tc>
                <w:tcPr>
                  <w:cnfStyle w:val="000001000000" w:firstRow="0" w:lastRow="0" w:firstColumn="0" w:lastColumn="0" w:oddVBand="0" w:evenVBand="1" w:oddHBand="0" w:evenHBand="0" w:firstRowFirstColumn="0" w:firstRowLastColumn="0" w:lastRowFirstColumn="0" w:lastRowLastColumn="0"/>
                  <w:tcW w:w="2422" w:type="dxa"/>
                  <w:tcBorders/>
                  <w:tcMar/>
                </w:tcPr>
                <w:p w14:paraId="1F5E8FC5" wp14:textId="77777777">
                  <w:pPr>
                    <w:pStyle w:val="Compact"/>
                    <w:spacing w:before="36" w:after="36"/>
                    <w:jc w:val="center"/>
                    <w:rPr/>
                  </w:pPr>
                  <w:r>
                    <w:rPr/>
                    <w:t>GEOREP (plateforme web)</w:t>
                  </w:r>
                </w:p>
              </w:tc>
              <w:tc>
                <w:tcPr>
                  <w:cnfStyle w:val="000010000000" w:firstRow="0" w:lastRow="0" w:firstColumn="0" w:lastColumn="0" w:oddVBand="1" w:evenVBand="0" w:oddHBand="0" w:evenHBand="0" w:firstRowFirstColumn="0" w:firstRowLastColumn="0" w:lastRowFirstColumn="0" w:lastRowLastColumn="0"/>
                  <w:tcW w:w="785" w:type="dxa"/>
                  <w:tcBorders/>
                  <w:tcMar/>
                </w:tcPr>
                <w:p w14:paraId="14C73522" wp14:textId="77777777">
                  <w:pPr>
                    <w:pStyle w:val="Compact"/>
                    <w:spacing w:before="36" w:after="36"/>
                    <w:jc w:val="center"/>
                    <w:rPr/>
                  </w:pPr>
                  <w:r>
                    <w:rPr/>
                    <w:t>Disponible</w:t>
                  </w:r>
                </w:p>
              </w:tc>
            </w:tr>
            <w:tr w:rsidTr="6F78660E" w14:paraId="5A27BA74" wp14:textId="77777777">
              <w:trPr/>
              <w:tc>
                <w:tcPr>
                  <w:cnfStyle w:val="000010000000" w:firstRow="0" w:lastRow="0" w:firstColumn="0" w:lastColumn="0" w:oddVBand="1" w:evenVBand="0" w:oddHBand="0" w:evenHBand="0" w:firstRowFirstColumn="0" w:firstRowLastColumn="0" w:lastRowFirstColumn="0" w:lastRowLastColumn="0"/>
                  <w:tcW w:w="6740" w:type="dxa"/>
                  <w:tcBorders/>
                  <w:tcMar/>
                </w:tcPr>
                <w:p w14:paraId="6868408F" wp14:textId="77777777">
                  <w:pPr>
                    <w:pStyle w:val="Compact"/>
                    <w:spacing w:before="36" w:after="36"/>
                    <w:jc w:val="center"/>
                    <w:rPr/>
                  </w:pPr>
                  <w:r>
                    <w:rPr/>
                    <w:t>Hydrométrie – Stations DAVAR / Bassins versants aux limnimètres</w:t>
                  </w:r>
                </w:p>
              </w:tc>
              <w:tc>
                <w:tcPr>
                  <w:cnfStyle w:val="000001000000" w:firstRow="0" w:lastRow="0" w:firstColumn="0" w:lastColumn="0" w:oddVBand="0" w:evenVBand="1" w:oddHBand="0" w:evenHBand="0" w:firstRowFirstColumn="0" w:firstRowLastColumn="0" w:lastRowFirstColumn="0" w:lastRowLastColumn="0"/>
                  <w:tcW w:w="2291" w:type="dxa"/>
                  <w:tcBorders/>
                  <w:tcMar/>
                </w:tcPr>
                <w:p w14:paraId="28A73374" wp14:textId="77777777">
                  <w:pPr>
                    <w:pStyle w:val="Compact"/>
                    <w:spacing w:before="36" w:after="36"/>
                    <w:jc w:val="center"/>
                    <w:rPr/>
                  </w:pPr>
                  <w:r>
                    <w:rPr/>
                    <w:t>DAVAR</w:t>
                  </w:r>
                </w:p>
              </w:tc>
              <w:tc>
                <w:tcPr>
                  <w:cnfStyle w:val="000010000000" w:firstRow="0" w:lastRow="0" w:firstColumn="0" w:lastColumn="0" w:oddVBand="1" w:evenVBand="0" w:oddHBand="0" w:evenHBand="0" w:firstRowFirstColumn="0" w:firstRowLastColumn="0" w:lastRowFirstColumn="0" w:lastRowLastColumn="0"/>
                  <w:tcW w:w="1504" w:type="dxa"/>
                  <w:tcBorders/>
                  <w:tcMar/>
                </w:tcPr>
                <w:p w14:paraId="22D798E1" wp14:textId="77777777">
                  <w:pPr>
                    <w:pStyle w:val="Compact"/>
                    <w:spacing w:before="36" w:after="36"/>
                    <w:jc w:val="center"/>
                    <w:rPr/>
                  </w:pPr>
                  <w:r>
                    <w:rPr/>
                    <w:t>GEOREP</w:t>
                  </w:r>
                </w:p>
              </w:tc>
              <w:tc>
                <w:tcPr>
                  <w:cnfStyle w:val="000001000000" w:firstRow="0" w:lastRow="0" w:firstColumn="0" w:lastColumn="0" w:oddVBand="0" w:evenVBand="1" w:oddHBand="0" w:evenHBand="0" w:firstRowFirstColumn="0" w:firstRowLastColumn="0" w:lastRowFirstColumn="0" w:lastRowLastColumn="0"/>
                  <w:tcW w:w="2422" w:type="dxa"/>
                  <w:tcBorders/>
                  <w:tcMar/>
                </w:tcPr>
                <w:p w14:paraId="7FAB5B98" wp14:textId="77777777">
                  <w:pPr>
                    <w:pStyle w:val="Compact"/>
                    <w:spacing w:before="36" w:after="36"/>
                    <w:jc w:val="center"/>
                    <w:rPr/>
                  </w:pPr>
                  <w:r>
                    <w:rPr/>
                    <w:t>GEOREP (plateforme web)</w:t>
                  </w:r>
                </w:p>
              </w:tc>
              <w:tc>
                <w:tcPr>
                  <w:cnfStyle w:val="000010000000" w:firstRow="0" w:lastRow="0" w:firstColumn="0" w:lastColumn="0" w:oddVBand="1" w:evenVBand="0" w:oddHBand="0" w:evenHBand="0" w:firstRowFirstColumn="0" w:firstRowLastColumn="0" w:lastRowFirstColumn="0" w:lastRowLastColumn="0"/>
                  <w:tcW w:w="785" w:type="dxa"/>
                  <w:tcBorders/>
                  <w:tcMar/>
                </w:tcPr>
                <w:p w14:paraId="45EF09A3" wp14:textId="77777777">
                  <w:pPr>
                    <w:pStyle w:val="Compact"/>
                    <w:spacing w:before="36" w:after="36"/>
                    <w:jc w:val="center"/>
                    <w:rPr/>
                  </w:pPr>
                  <w:r>
                    <w:rPr/>
                    <w:t>Disponible</w:t>
                  </w:r>
                </w:p>
              </w:tc>
            </w:tr>
            <w:tr w:rsidTr="6F78660E" w14:paraId="58352E37" wp14:textId="77777777">
              <w:trPr/>
              <w:tc>
                <w:tcPr>
                  <w:cnfStyle w:val="000010000000" w:firstRow="0" w:lastRow="0" w:firstColumn="0" w:lastColumn="0" w:oddVBand="1" w:evenVBand="0" w:oddHBand="0" w:evenHBand="0" w:firstRowFirstColumn="0" w:firstRowLastColumn="0" w:lastRowFirstColumn="0" w:lastRowLastColumn="0"/>
                  <w:tcW w:w="6740" w:type="dxa"/>
                  <w:tcBorders/>
                  <w:tcMar/>
                </w:tcPr>
                <w:p w14:paraId="61D312A5" wp14:textId="77777777">
                  <w:pPr>
                    <w:pStyle w:val="Compact"/>
                    <w:spacing w:before="36" w:after="36"/>
                    <w:jc w:val="center"/>
                    <w:rPr/>
                  </w:pPr>
                  <w:r>
                    <w:rPr/>
                    <w:t>Périmètres de protection des eaux</w:t>
                  </w:r>
                </w:p>
              </w:tc>
              <w:tc>
                <w:tcPr>
                  <w:cnfStyle w:val="000001000000" w:firstRow="0" w:lastRow="0" w:firstColumn="0" w:lastColumn="0" w:oddVBand="0" w:evenVBand="1" w:oddHBand="0" w:evenHBand="0" w:firstRowFirstColumn="0" w:firstRowLastColumn="0" w:lastRowFirstColumn="0" w:lastRowLastColumn="0"/>
                  <w:tcW w:w="2291" w:type="dxa"/>
                  <w:tcBorders/>
                  <w:tcMar/>
                </w:tcPr>
                <w:p w14:paraId="01E4B394" wp14:textId="77777777">
                  <w:pPr>
                    <w:pStyle w:val="Compact"/>
                    <w:spacing w:before="36" w:after="36"/>
                    <w:jc w:val="center"/>
                    <w:rPr/>
                  </w:pPr>
                  <w:r>
                    <w:rPr/>
                    <w:t>DAVAR</w:t>
                  </w:r>
                </w:p>
              </w:tc>
              <w:tc>
                <w:tcPr>
                  <w:cnfStyle w:val="000010000000" w:firstRow="0" w:lastRow="0" w:firstColumn="0" w:lastColumn="0" w:oddVBand="1" w:evenVBand="0" w:oddHBand="0" w:evenHBand="0" w:firstRowFirstColumn="0" w:firstRowLastColumn="0" w:lastRowFirstColumn="0" w:lastRowLastColumn="0"/>
                  <w:tcW w:w="1504" w:type="dxa"/>
                  <w:tcBorders/>
                  <w:tcMar/>
                </w:tcPr>
                <w:p w14:paraId="4079AAC5" wp14:textId="77777777">
                  <w:pPr>
                    <w:pStyle w:val="Compact"/>
                    <w:spacing w:before="36" w:after="36"/>
                    <w:jc w:val="center"/>
                    <w:rPr/>
                  </w:pPr>
                  <w:r>
                    <w:rPr/>
                    <w:t>GEOREP</w:t>
                  </w:r>
                </w:p>
              </w:tc>
              <w:tc>
                <w:tcPr>
                  <w:cnfStyle w:val="000001000000" w:firstRow="0" w:lastRow="0" w:firstColumn="0" w:lastColumn="0" w:oddVBand="0" w:evenVBand="1" w:oddHBand="0" w:evenHBand="0" w:firstRowFirstColumn="0" w:firstRowLastColumn="0" w:lastRowFirstColumn="0" w:lastRowLastColumn="0"/>
                  <w:tcW w:w="2422" w:type="dxa"/>
                  <w:tcBorders/>
                  <w:tcMar/>
                </w:tcPr>
                <w:p w14:paraId="78CF8A05" wp14:textId="77777777">
                  <w:pPr>
                    <w:pStyle w:val="Compact"/>
                    <w:spacing w:before="36" w:after="36"/>
                    <w:jc w:val="center"/>
                    <w:rPr/>
                  </w:pPr>
                  <w:r>
                    <w:rPr/>
                    <w:t>GEOREP (plateforme web)</w:t>
                  </w:r>
                </w:p>
              </w:tc>
              <w:tc>
                <w:tcPr>
                  <w:cnfStyle w:val="000010000000" w:firstRow="0" w:lastRow="0" w:firstColumn="0" w:lastColumn="0" w:oddVBand="1" w:evenVBand="0" w:oddHBand="0" w:evenHBand="0" w:firstRowFirstColumn="0" w:firstRowLastColumn="0" w:lastRowFirstColumn="0" w:lastRowLastColumn="0"/>
                  <w:tcW w:w="785" w:type="dxa"/>
                  <w:tcBorders/>
                  <w:tcMar/>
                </w:tcPr>
                <w:p w14:paraId="181A1832" wp14:textId="77777777">
                  <w:pPr>
                    <w:pStyle w:val="Compact"/>
                    <w:spacing w:before="36" w:after="36"/>
                    <w:jc w:val="center"/>
                    <w:rPr/>
                  </w:pPr>
                  <w:r>
                    <w:rPr/>
                    <w:t>Disponible</w:t>
                  </w:r>
                </w:p>
              </w:tc>
            </w:tr>
            <w:tr w:rsidTr="6F78660E" w14:paraId="790255D2" wp14:textId="77777777">
              <w:trPr/>
              <w:tc>
                <w:tcPr>
                  <w:cnfStyle w:val="000010000000" w:firstRow="0" w:lastRow="0" w:firstColumn="0" w:lastColumn="0" w:oddVBand="1" w:evenVBand="0" w:oddHBand="0" w:evenHBand="0" w:firstRowFirstColumn="0" w:firstRowLastColumn="0" w:lastRowFirstColumn="0" w:lastRowLastColumn="0"/>
                  <w:tcW w:w="6740" w:type="dxa"/>
                  <w:tcBorders/>
                  <w:tcMar/>
                </w:tcPr>
                <w:p w14:paraId="2B357635" wp14:textId="77777777">
                  <w:pPr>
                    <w:pStyle w:val="Compact"/>
                    <w:spacing w:before="36" w:after="36"/>
                    <w:jc w:val="center"/>
                    <w:rPr/>
                  </w:pPr>
                  <w:r>
                    <w:rPr/>
                    <w:t>Réseau Hydrographique Modélisé (RHM)</w:t>
                  </w:r>
                </w:p>
              </w:tc>
              <w:tc>
                <w:tcPr>
                  <w:cnfStyle w:val="000001000000" w:firstRow="0" w:lastRow="0" w:firstColumn="0" w:lastColumn="0" w:oddVBand="0" w:evenVBand="1" w:oddHBand="0" w:evenHBand="0" w:firstRowFirstColumn="0" w:firstRowLastColumn="0" w:lastRowFirstColumn="0" w:lastRowLastColumn="0"/>
                  <w:tcW w:w="2291" w:type="dxa"/>
                  <w:tcBorders/>
                  <w:tcMar/>
                </w:tcPr>
                <w:p w14:paraId="57BAF55B" wp14:textId="77777777">
                  <w:pPr>
                    <w:pStyle w:val="Compact"/>
                    <w:spacing w:before="36" w:after="36"/>
                    <w:jc w:val="center"/>
                    <w:rPr/>
                  </w:pPr>
                  <w:r>
                    <w:rPr/>
                    <w:t>DAVAR</w:t>
                  </w:r>
                </w:p>
              </w:tc>
              <w:tc>
                <w:tcPr>
                  <w:cnfStyle w:val="000010000000" w:firstRow="0" w:lastRow="0" w:firstColumn="0" w:lastColumn="0" w:oddVBand="1" w:evenVBand="0" w:oddHBand="0" w:evenHBand="0" w:firstRowFirstColumn="0" w:firstRowLastColumn="0" w:lastRowFirstColumn="0" w:lastRowLastColumn="0"/>
                  <w:tcW w:w="1504" w:type="dxa"/>
                  <w:tcBorders/>
                  <w:tcMar/>
                </w:tcPr>
                <w:p w14:paraId="19D3C754" wp14:textId="77777777">
                  <w:pPr>
                    <w:pStyle w:val="Compact"/>
                    <w:spacing w:before="36" w:after="36"/>
                    <w:jc w:val="center"/>
                    <w:rPr/>
                  </w:pPr>
                  <w:r>
                    <w:rPr/>
                    <w:t>DAVAR</w:t>
                  </w:r>
                </w:p>
              </w:tc>
              <w:tc>
                <w:tcPr>
                  <w:cnfStyle w:val="000001000000" w:firstRow="0" w:lastRow="0" w:firstColumn="0" w:lastColumn="0" w:oddVBand="0" w:evenVBand="1" w:oddHBand="0" w:evenHBand="0" w:firstRowFirstColumn="0" w:firstRowLastColumn="0" w:lastRowFirstColumn="0" w:lastRowLastColumn="0"/>
                  <w:tcW w:w="2422" w:type="dxa"/>
                  <w:tcBorders/>
                  <w:tcMar/>
                </w:tcPr>
                <w:p w14:paraId="387739A2" wp14:textId="77777777">
                  <w:pPr>
                    <w:pStyle w:val="Compact"/>
                    <w:spacing w:before="36" w:after="36"/>
                    <w:jc w:val="center"/>
                    <w:rPr/>
                  </w:pPr>
                  <w:r>
                    <w:rPr/>
                    <w:t>GEOREP (plateforme web)</w:t>
                  </w:r>
                </w:p>
              </w:tc>
              <w:tc>
                <w:tcPr>
                  <w:cnfStyle w:val="000010000000" w:firstRow="0" w:lastRow="0" w:firstColumn="0" w:lastColumn="0" w:oddVBand="1" w:evenVBand="0" w:oddHBand="0" w:evenHBand="0" w:firstRowFirstColumn="0" w:firstRowLastColumn="0" w:lastRowFirstColumn="0" w:lastRowLastColumn="0"/>
                  <w:tcW w:w="785" w:type="dxa"/>
                  <w:tcBorders/>
                  <w:tcMar/>
                </w:tcPr>
                <w:p w14:paraId="517BF9CF" wp14:textId="77777777">
                  <w:pPr>
                    <w:pStyle w:val="Compact"/>
                    <w:spacing w:before="36" w:after="36"/>
                    <w:jc w:val="center"/>
                    <w:rPr/>
                  </w:pPr>
                  <w:r>
                    <w:rPr/>
                    <w:t>Disponible</w:t>
                  </w:r>
                </w:p>
              </w:tc>
            </w:tr>
            <w:tr w:rsidTr="6F78660E" w14:paraId="62831D50" wp14:textId="77777777">
              <w:trPr/>
              <w:tc>
                <w:tcPr>
                  <w:cnfStyle w:val="000010000000" w:firstRow="0" w:lastRow="0" w:firstColumn="0" w:lastColumn="0" w:oddVBand="1" w:evenVBand="0" w:oddHBand="0" w:evenHBand="0" w:firstRowFirstColumn="0" w:firstRowLastColumn="0" w:lastRowFirstColumn="0" w:lastRowLastColumn="0"/>
                  <w:tcW w:w="6740" w:type="dxa"/>
                  <w:tcBorders/>
                  <w:tcMar/>
                </w:tcPr>
                <w:p w14:paraId="4087F89E" wp14:textId="77777777">
                  <w:pPr>
                    <w:pStyle w:val="Compact"/>
                    <w:spacing w:before="36" w:after="36"/>
                    <w:jc w:val="center"/>
                    <w:rPr/>
                  </w:pPr>
                  <w:r>
                    <w:rPr/>
                    <w:t>BDLISA-NC - Vulnérabilité intrinsèque des eaux souterraines (gdb)</w:t>
                  </w:r>
                </w:p>
              </w:tc>
              <w:tc>
                <w:tcPr>
                  <w:cnfStyle w:val="000001000000" w:firstRow="0" w:lastRow="0" w:firstColumn="0" w:lastColumn="0" w:oddVBand="0" w:evenVBand="1" w:oddHBand="0" w:evenHBand="0" w:firstRowFirstColumn="0" w:firstRowLastColumn="0" w:lastRowFirstColumn="0" w:lastRowLastColumn="0"/>
                  <w:tcW w:w="2291" w:type="dxa"/>
                  <w:tcBorders/>
                  <w:tcMar/>
                </w:tcPr>
                <w:p w14:paraId="25BFFF35" wp14:textId="77777777">
                  <w:pPr>
                    <w:pStyle w:val="Compact"/>
                    <w:spacing w:before="36" w:after="36"/>
                    <w:jc w:val="center"/>
                    <w:rPr/>
                  </w:pPr>
                  <w:r>
                    <w:rPr/>
                    <w:t>DIMENC</w:t>
                  </w:r>
                </w:p>
              </w:tc>
              <w:tc>
                <w:tcPr>
                  <w:cnfStyle w:val="000010000000" w:firstRow="0" w:lastRow="0" w:firstColumn="0" w:lastColumn="0" w:oddVBand="1" w:evenVBand="0" w:oddHBand="0" w:evenHBand="0" w:firstRowFirstColumn="0" w:firstRowLastColumn="0" w:lastRowFirstColumn="0" w:lastRowLastColumn="0"/>
                  <w:tcW w:w="1504" w:type="dxa"/>
                  <w:tcBorders/>
                  <w:tcMar/>
                </w:tcPr>
                <w:p w14:paraId="17224B78" wp14:textId="77777777">
                  <w:pPr>
                    <w:pStyle w:val="Compact"/>
                    <w:spacing w:before="36" w:after="36"/>
                    <w:jc w:val="center"/>
                    <w:rPr/>
                  </w:pPr>
                  <w:r>
                    <w:rPr/>
                    <w:t>GEOREP</w:t>
                  </w:r>
                </w:p>
              </w:tc>
              <w:tc>
                <w:tcPr>
                  <w:cnfStyle w:val="000001000000" w:firstRow="0" w:lastRow="0" w:firstColumn="0" w:lastColumn="0" w:oddVBand="0" w:evenVBand="1" w:oddHBand="0" w:evenHBand="0" w:firstRowFirstColumn="0" w:firstRowLastColumn="0" w:lastRowFirstColumn="0" w:lastRowLastColumn="0"/>
                  <w:tcW w:w="2422" w:type="dxa"/>
                  <w:tcBorders/>
                  <w:tcMar/>
                </w:tcPr>
                <w:p w14:paraId="3E05A25B" wp14:textId="77777777">
                  <w:pPr>
                    <w:pStyle w:val="Compact"/>
                    <w:spacing w:before="36" w:after="36"/>
                    <w:jc w:val="center"/>
                    <w:rPr/>
                  </w:pPr>
                  <w:r>
                    <w:rPr/>
                    <w:t>GEOREP (plateforme web)</w:t>
                  </w:r>
                </w:p>
              </w:tc>
              <w:tc>
                <w:tcPr>
                  <w:cnfStyle w:val="000010000000" w:firstRow="0" w:lastRow="0" w:firstColumn="0" w:lastColumn="0" w:oddVBand="1" w:evenVBand="0" w:oddHBand="0" w:evenHBand="0" w:firstRowFirstColumn="0" w:firstRowLastColumn="0" w:lastRowFirstColumn="0" w:lastRowLastColumn="0"/>
                  <w:tcW w:w="785" w:type="dxa"/>
                  <w:tcBorders/>
                  <w:tcMar/>
                </w:tcPr>
                <w:p w14:paraId="4D36E169" wp14:textId="77777777">
                  <w:pPr>
                    <w:pStyle w:val="Compact"/>
                    <w:spacing w:before="36" w:after="36"/>
                    <w:jc w:val="center"/>
                    <w:rPr/>
                  </w:pPr>
                  <w:r>
                    <w:rPr/>
                    <w:t>Disponible</w:t>
                  </w:r>
                </w:p>
              </w:tc>
            </w:tr>
            <w:tr w:rsidTr="6F78660E" w14:paraId="03398092" wp14:textId="77777777">
              <w:trPr/>
              <w:tc>
                <w:tcPr>
                  <w:cnfStyle w:val="000010000000" w:firstRow="0" w:lastRow="0" w:firstColumn="0" w:lastColumn="0" w:oddVBand="1" w:evenVBand="0" w:oddHBand="0" w:evenHBand="0" w:firstRowFirstColumn="0" w:firstRowLastColumn="0" w:lastRowFirstColumn="0" w:lastRowLastColumn="0"/>
                  <w:tcW w:w="6740" w:type="dxa"/>
                  <w:tcBorders/>
                  <w:tcMar/>
                </w:tcPr>
                <w:p w14:paraId="24F01F1E" wp14:textId="77777777">
                  <w:pPr>
                    <w:pStyle w:val="Compact"/>
                    <w:spacing w:before="36" w:after="36"/>
                    <w:jc w:val="center"/>
                    <w:rPr/>
                  </w:pPr>
                  <w:r>
                    <w:rPr/>
                    <w:t>Compilation des cartographies d’aléa mouvement de terrain communal à l’échelle 1:25 000ème.</w:t>
                  </w:r>
                </w:p>
              </w:tc>
              <w:tc>
                <w:tcPr>
                  <w:cnfStyle w:val="000001000000" w:firstRow="0" w:lastRow="0" w:firstColumn="0" w:lastColumn="0" w:oddVBand="0" w:evenVBand="1" w:oddHBand="0" w:evenHBand="0" w:firstRowFirstColumn="0" w:firstRowLastColumn="0" w:lastRowFirstColumn="0" w:lastRowLastColumn="0"/>
                  <w:tcW w:w="2291" w:type="dxa"/>
                  <w:tcBorders/>
                  <w:tcMar/>
                </w:tcPr>
                <w:p w14:paraId="2475401D" wp14:textId="77777777">
                  <w:pPr>
                    <w:pStyle w:val="Compact"/>
                    <w:spacing w:before="36" w:after="36"/>
                    <w:jc w:val="center"/>
                    <w:rPr/>
                  </w:pPr>
                  <w:r>
                    <w:rPr/>
                    <w:t>DIMENC</w:t>
                  </w:r>
                </w:p>
              </w:tc>
              <w:tc>
                <w:tcPr>
                  <w:cnfStyle w:val="000010000000" w:firstRow="0" w:lastRow="0" w:firstColumn="0" w:lastColumn="0" w:oddVBand="1" w:evenVBand="0" w:oddHBand="0" w:evenHBand="0" w:firstRowFirstColumn="0" w:firstRowLastColumn="0" w:lastRowFirstColumn="0" w:lastRowLastColumn="0"/>
                  <w:tcW w:w="1504" w:type="dxa"/>
                  <w:tcBorders/>
                  <w:tcMar/>
                </w:tcPr>
                <w:p w14:paraId="7A50B64B" wp14:textId="77777777">
                  <w:pPr>
                    <w:pStyle w:val="Compact"/>
                    <w:spacing w:before="36" w:after="36"/>
                    <w:jc w:val="center"/>
                    <w:rPr/>
                  </w:pPr>
                  <w:r>
                    <w:rPr/>
                    <w:t>GEOREP</w:t>
                  </w:r>
                </w:p>
              </w:tc>
              <w:tc>
                <w:tcPr>
                  <w:cnfStyle w:val="000001000000" w:firstRow="0" w:lastRow="0" w:firstColumn="0" w:lastColumn="0" w:oddVBand="0" w:evenVBand="1" w:oddHBand="0" w:evenHBand="0" w:firstRowFirstColumn="0" w:firstRowLastColumn="0" w:lastRowFirstColumn="0" w:lastRowLastColumn="0"/>
                  <w:tcW w:w="2422" w:type="dxa"/>
                  <w:tcBorders/>
                  <w:tcMar/>
                </w:tcPr>
                <w:p w14:paraId="3186A93F" wp14:textId="77777777">
                  <w:pPr>
                    <w:pStyle w:val="Compact"/>
                    <w:spacing w:before="36" w:after="36"/>
                    <w:jc w:val="center"/>
                    <w:rPr/>
                  </w:pPr>
                  <w:r>
                    <w:rPr/>
                    <w:t>GEOREP (plateforme web)</w:t>
                  </w:r>
                </w:p>
              </w:tc>
              <w:tc>
                <w:tcPr>
                  <w:cnfStyle w:val="000010000000" w:firstRow="0" w:lastRow="0" w:firstColumn="0" w:lastColumn="0" w:oddVBand="1" w:evenVBand="0" w:oddHBand="0" w:evenHBand="0" w:firstRowFirstColumn="0" w:firstRowLastColumn="0" w:lastRowFirstColumn="0" w:lastRowLastColumn="0"/>
                  <w:tcW w:w="785" w:type="dxa"/>
                  <w:tcBorders/>
                  <w:tcMar/>
                </w:tcPr>
                <w:p w14:paraId="44D61499" wp14:textId="77777777">
                  <w:pPr>
                    <w:pStyle w:val="Compact"/>
                    <w:spacing w:before="36" w:after="36"/>
                    <w:jc w:val="center"/>
                    <w:rPr/>
                  </w:pPr>
                  <w:r>
                    <w:rPr/>
                    <w:t>Disponible</w:t>
                  </w:r>
                </w:p>
              </w:tc>
            </w:tr>
            <w:tr w:rsidTr="6F78660E" w14:paraId="0165BD3A" wp14:textId="77777777">
              <w:trPr/>
              <w:tc>
                <w:tcPr>
                  <w:cnfStyle w:val="000010000000" w:firstRow="0" w:lastRow="0" w:firstColumn="0" w:lastColumn="0" w:oddVBand="1" w:evenVBand="0" w:oddHBand="0" w:evenHBand="0" w:firstRowFirstColumn="0" w:firstRowLastColumn="0" w:lastRowFirstColumn="0" w:lastRowLastColumn="0"/>
                  <w:tcW w:w="6740" w:type="dxa"/>
                  <w:tcBorders/>
                  <w:tcMar/>
                </w:tcPr>
                <w:p w14:paraId="21123604" wp14:textId="77777777">
                  <w:pPr>
                    <w:pStyle w:val="Compact"/>
                    <w:spacing w:before="36" w:after="36"/>
                    <w:jc w:val="center"/>
                    <w:rPr/>
                  </w:pPr>
                  <w:r>
                    <w:rPr/>
                    <w:t>Exploitation minière en Nouvelle-Calédonie : centres miniers et usines métallurgiques</w:t>
                  </w:r>
                </w:p>
              </w:tc>
              <w:tc>
                <w:tcPr>
                  <w:cnfStyle w:val="000001000000" w:firstRow="0" w:lastRow="0" w:firstColumn="0" w:lastColumn="0" w:oddVBand="0" w:evenVBand="1" w:oddHBand="0" w:evenHBand="0" w:firstRowFirstColumn="0" w:firstRowLastColumn="0" w:lastRowFirstColumn="0" w:lastRowLastColumn="0"/>
                  <w:tcW w:w="2291" w:type="dxa"/>
                  <w:tcBorders/>
                  <w:tcMar/>
                </w:tcPr>
                <w:p w14:paraId="6023C227" wp14:textId="77777777">
                  <w:pPr>
                    <w:pStyle w:val="Compact"/>
                    <w:spacing w:before="36" w:after="36"/>
                    <w:jc w:val="center"/>
                    <w:rPr/>
                  </w:pPr>
                  <w:r>
                    <w:rPr/>
                    <w:t>DIMENC</w:t>
                  </w:r>
                </w:p>
              </w:tc>
              <w:tc>
                <w:tcPr>
                  <w:cnfStyle w:val="000010000000" w:firstRow="0" w:lastRow="0" w:firstColumn="0" w:lastColumn="0" w:oddVBand="1" w:evenVBand="0" w:oddHBand="0" w:evenHBand="0" w:firstRowFirstColumn="0" w:firstRowLastColumn="0" w:lastRowFirstColumn="0" w:lastRowLastColumn="0"/>
                  <w:tcW w:w="1504" w:type="dxa"/>
                  <w:tcBorders/>
                  <w:tcMar/>
                </w:tcPr>
                <w:p w14:paraId="08A25097" wp14:textId="77777777">
                  <w:pPr>
                    <w:pStyle w:val="Compact"/>
                    <w:spacing w:before="36" w:after="36"/>
                    <w:jc w:val="center"/>
                    <w:rPr/>
                  </w:pPr>
                  <w:r>
                    <w:rPr/>
                    <w:t>GEOREP</w:t>
                  </w:r>
                </w:p>
              </w:tc>
              <w:tc>
                <w:tcPr>
                  <w:cnfStyle w:val="000001000000" w:firstRow="0" w:lastRow="0" w:firstColumn="0" w:lastColumn="0" w:oddVBand="0" w:evenVBand="1" w:oddHBand="0" w:evenHBand="0" w:firstRowFirstColumn="0" w:firstRowLastColumn="0" w:lastRowFirstColumn="0" w:lastRowLastColumn="0"/>
                  <w:tcW w:w="2422" w:type="dxa"/>
                  <w:tcBorders/>
                  <w:tcMar/>
                </w:tcPr>
                <w:p w14:paraId="0F1D4914" wp14:textId="77777777">
                  <w:pPr>
                    <w:pStyle w:val="Compact"/>
                    <w:spacing w:before="36" w:after="36"/>
                    <w:jc w:val="center"/>
                    <w:rPr/>
                  </w:pPr>
                  <w:r>
                    <w:rPr/>
                    <w:t>GEOREP (plateforme web)</w:t>
                  </w:r>
                </w:p>
              </w:tc>
              <w:tc>
                <w:tcPr>
                  <w:cnfStyle w:val="000010000000" w:firstRow="0" w:lastRow="0" w:firstColumn="0" w:lastColumn="0" w:oddVBand="1" w:evenVBand="0" w:oddHBand="0" w:evenHBand="0" w:firstRowFirstColumn="0" w:firstRowLastColumn="0" w:lastRowFirstColumn="0" w:lastRowLastColumn="0"/>
                  <w:tcW w:w="785" w:type="dxa"/>
                  <w:tcBorders/>
                  <w:tcMar/>
                </w:tcPr>
                <w:p w14:paraId="0BFFAD82" wp14:textId="77777777">
                  <w:pPr>
                    <w:pStyle w:val="Compact"/>
                    <w:spacing w:before="36" w:after="36"/>
                    <w:jc w:val="center"/>
                    <w:rPr/>
                  </w:pPr>
                  <w:r>
                    <w:rPr/>
                    <w:t>Disponible</w:t>
                  </w:r>
                </w:p>
              </w:tc>
            </w:tr>
            <w:tr w:rsidTr="6F78660E" w14:paraId="1086DBF1" wp14:textId="77777777">
              <w:trPr/>
              <w:tc>
                <w:tcPr>
                  <w:cnfStyle w:val="000010000000" w:firstRow="0" w:lastRow="0" w:firstColumn="0" w:lastColumn="0" w:oddVBand="1" w:evenVBand="0" w:oddHBand="0" w:evenHBand="0" w:firstRowFirstColumn="0" w:firstRowLastColumn="0" w:lastRowFirstColumn="0" w:lastRowLastColumn="0"/>
                  <w:tcW w:w="6740" w:type="dxa"/>
                  <w:tcBorders/>
                  <w:tcMar/>
                </w:tcPr>
                <w:p w14:paraId="5B8B69F0" wp14:textId="77777777">
                  <w:pPr>
                    <w:pStyle w:val="Compact"/>
                    <w:spacing w:before="36" w:after="36"/>
                    <w:jc w:val="center"/>
                    <w:rPr/>
                  </w:pPr>
                  <w:r>
                    <w:rPr/>
                    <w:t>Géologie au 1/200 000e – DIMENC/SGNC-BRGM 1981</w:t>
                  </w:r>
                </w:p>
              </w:tc>
              <w:tc>
                <w:tcPr>
                  <w:cnfStyle w:val="000001000000" w:firstRow="0" w:lastRow="0" w:firstColumn="0" w:lastColumn="0" w:oddVBand="0" w:evenVBand="1" w:oddHBand="0" w:evenHBand="0" w:firstRowFirstColumn="0" w:firstRowLastColumn="0" w:lastRowFirstColumn="0" w:lastRowLastColumn="0"/>
                  <w:tcW w:w="2291" w:type="dxa"/>
                  <w:tcBorders/>
                  <w:tcMar/>
                </w:tcPr>
                <w:p w14:paraId="745E3D03" wp14:textId="77777777">
                  <w:pPr>
                    <w:pStyle w:val="Compact"/>
                    <w:spacing w:before="36" w:after="36"/>
                    <w:jc w:val="center"/>
                    <w:rPr/>
                  </w:pPr>
                  <w:r>
                    <w:rPr/>
                    <w:t>DIMENC</w:t>
                  </w:r>
                </w:p>
              </w:tc>
              <w:tc>
                <w:tcPr>
                  <w:cnfStyle w:val="000010000000" w:firstRow="0" w:lastRow="0" w:firstColumn="0" w:lastColumn="0" w:oddVBand="1" w:evenVBand="0" w:oddHBand="0" w:evenHBand="0" w:firstRowFirstColumn="0" w:firstRowLastColumn="0" w:lastRowFirstColumn="0" w:lastRowLastColumn="0"/>
                  <w:tcW w:w="1504" w:type="dxa"/>
                  <w:tcBorders/>
                  <w:tcMar/>
                </w:tcPr>
                <w:p w14:paraId="5A70C251" wp14:textId="77777777">
                  <w:pPr>
                    <w:pStyle w:val="Compact"/>
                    <w:spacing w:before="36" w:after="36"/>
                    <w:jc w:val="center"/>
                    <w:rPr/>
                  </w:pPr>
                  <w:r>
                    <w:rPr/>
                    <w:t>GEOREP</w:t>
                  </w:r>
                </w:p>
              </w:tc>
              <w:tc>
                <w:tcPr>
                  <w:cnfStyle w:val="000001000000" w:firstRow="0" w:lastRow="0" w:firstColumn="0" w:lastColumn="0" w:oddVBand="0" w:evenVBand="1" w:oddHBand="0" w:evenHBand="0" w:firstRowFirstColumn="0" w:firstRowLastColumn="0" w:lastRowFirstColumn="0" w:lastRowLastColumn="0"/>
                  <w:tcW w:w="2422" w:type="dxa"/>
                  <w:tcBorders/>
                  <w:tcMar/>
                </w:tcPr>
                <w:p w14:paraId="006B5FB5" wp14:textId="77777777">
                  <w:pPr>
                    <w:pStyle w:val="Compact"/>
                    <w:spacing w:before="36" w:after="36"/>
                    <w:jc w:val="center"/>
                    <w:rPr/>
                  </w:pPr>
                  <w:r>
                    <w:rPr/>
                    <w:t>GEOREP (plateforme web)</w:t>
                  </w:r>
                </w:p>
              </w:tc>
              <w:tc>
                <w:tcPr>
                  <w:cnfStyle w:val="000010000000" w:firstRow="0" w:lastRow="0" w:firstColumn="0" w:lastColumn="0" w:oddVBand="1" w:evenVBand="0" w:oddHBand="0" w:evenHBand="0" w:firstRowFirstColumn="0" w:firstRowLastColumn="0" w:lastRowFirstColumn="0" w:lastRowLastColumn="0"/>
                  <w:tcW w:w="785" w:type="dxa"/>
                  <w:tcBorders/>
                  <w:tcMar/>
                </w:tcPr>
                <w:p w14:paraId="78555EDD" wp14:textId="77777777">
                  <w:pPr>
                    <w:pStyle w:val="Compact"/>
                    <w:spacing w:before="36" w:after="36"/>
                    <w:jc w:val="center"/>
                    <w:rPr/>
                  </w:pPr>
                  <w:r>
                    <w:rPr/>
                    <w:t>Disponible</w:t>
                  </w:r>
                </w:p>
              </w:tc>
            </w:tr>
            <w:tr w:rsidTr="6F78660E" w14:paraId="775D865D" wp14:textId="77777777">
              <w:trPr/>
              <w:tc>
                <w:tcPr>
                  <w:cnfStyle w:val="000010000000" w:firstRow="0" w:lastRow="0" w:firstColumn="0" w:lastColumn="0" w:oddVBand="1" w:evenVBand="0" w:oddHBand="0" w:evenHBand="0" w:firstRowFirstColumn="0" w:firstRowLastColumn="0" w:lastRowFirstColumn="0" w:lastRowLastColumn="0"/>
                  <w:tcW w:w="6740" w:type="dxa"/>
                  <w:tcBorders/>
                  <w:tcMar/>
                </w:tcPr>
                <w:p w14:paraId="4D054449" wp14:textId="77777777">
                  <w:pPr>
                    <w:pStyle w:val="Compact"/>
                    <w:spacing w:before="36" w:after="36"/>
                    <w:jc w:val="center"/>
                    <w:rPr/>
                  </w:pPr>
                  <w:r>
                    <w:rPr/>
                    <w:t>Géologie au 1/50 000e – DIMENC/SGNC-BRGM 2013</w:t>
                  </w:r>
                </w:p>
              </w:tc>
              <w:tc>
                <w:tcPr>
                  <w:cnfStyle w:val="000001000000" w:firstRow="0" w:lastRow="0" w:firstColumn="0" w:lastColumn="0" w:oddVBand="0" w:evenVBand="1" w:oddHBand="0" w:evenHBand="0" w:firstRowFirstColumn="0" w:firstRowLastColumn="0" w:lastRowFirstColumn="0" w:lastRowLastColumn="0"/>
                  <w:tcW w:w="2291" w:type="dxa"/>
                  <w:tcBorders/>
                  <w:tcMar/>
                </w:tcPr>
                <w:p w14:paraId="5C849FAE" wp14:textId="77777777">
                  <w:pPr>
                    <w:pStyle w:val="Compact"/>
                    <w:spacing w:before="36" w:after="36"/>
                    <w:jc w:val="center"/>
                    <w:rPr/>
                  </w:pPr>
                  <w:r>
                    <w:rPr/>
                    <w:t>DIMENC</w:t>
                  </w:r>
                </w:p>
              </w:tc>
              <w:tc>
                <w:tcPr>
                  <w:cnfStyle w:val="000010000000" w:firstRow="0" w:lastRow="0" w:firstColumn="0" w:lastColumn="0" w:oddVBand="1" w:evenVBand="0" w:oddHBand="0" w:evenHBand="0" w:firstRowFirstColumn="0" w:firstRowLastColumn="0" w:lastRowFirstColumn="0" w:lastRowLastColumn="0"/>
                  <w:tcW w:w="1504" w:type="dxa"/>
                  <w:tcBorders/>
                  <w:tcMar/>
                </w:tcPr>
                <w:p w14:paraId="19FE6AB5" wp14:textId="77777777">
                  <w:pPr>
                    <w:pStyle w:val="Compact"/>
                    <w:spacing w:before="36" w:after="36"/>
                    <w:jc w:val="center"/>
                    <w:rPr/>
                  </w:pPr>
                  <w:r>
                    <w:rPr/>
                    <w:t>GEOREP</w:t>
                  </w:r>
                </w:p>
              </w:tc>
              <w:tc>
                <w:tcPr>
                  <w:cnfStyle w:val="000001000000" w:firstRow="0" w:lastRow="0" w:firstColumn="0" w:lastColumn="0" w:oddVBand="0" w:evenVBand="1" w:oddHBand="0" w:evenHBand="0" w:firstRowFirstColumn="0" w:firstRowLastColumn="0" w:lastRowFirstColumn="0" w:lastRowLastColumn="0"/>
                  <w:tcW w:w="2422" w:type="dxa"/>
                  <w:tcBorders/>
                  <w:tcMar/>
                </w:tcPr>
                <w:p w14:paraId="13208A73" wp14:textId="77777777">
                  <w:pPr>
                    <w:pStyle w:val="Compact"/>
                    <w:spacing w:before="36" w:after="36"/>
                    <w:jc w:val="center"/>
                    <w:rPr/>
                  </w:pPr>
                  <w:r>
                    <w:rPr/>
                    <w:t>GEOREP (plateforme web)</w:t>
                  </w:r>
                </w:p>
              </w:tc>
              <w:tc>
                <w:tcPr>
                  <w:cnfStyle w:val="000010000000" w:firstRow="0" w:lastRow="0" w:firstColumn="0" w:lastColumn="0" w:oddVBand="1" w:evenVBand="0" w:oddHBand="0" w:evenHBand="0" w:firstRowFirstColumn="0" w:firstRowLastColumn="0" w:lastRowFirstColumn="0" w:lastRowLastColumn="0"/>
                  <w:tcW w:w="785" w:type="dxa"/>
                  <w:tcBorders/>
                  <w:tcMar/>
                </w:tcPr>
                <w:p w14:paraId="262473C6" wp14:textId="77777777">
                  <w:pPr>
                    <w:pStyle w:val="Compact"/>
                    <w:spacing w:before="36" w:after="36"/>
                    <w:jc w:val="center"/>
                    <w:rPr/>
                  </w:pPr>
                  <w:r>
                    <w:rPr/>
                    <w:t>Disponible</w:t>
                  </w:r>
                </w:p>
              </w:tc>
            </w:tr>
            <w:tr w:rsidTr="6F78660E" w14:paraId="2310C694" wp14:textId="77777777">
              <w:trPr/>
              <w:tc>
                <w:tcPr>
                  <w:cnfStyle w:val="000010000000" w:firstRow="0" w:lastRow="0" w:firstColumn="0" w:lastColumn="0" w:oddVBand="1" w:evenVBand="0" w:oddHBand="0" w:evenHBand="0" w:firstRowFirstColumn="0" w:firstRowLastColumn="0" w:lastRowFirstColumn="0" w:lastRowLastColumn="0"/>
                  <w:tcW w:w="6740" w:type="dxa"/>
                  <w:tcBorders/>
                  <w:tcMar/>
                </w:tcPr>
                <w:p w14:paraId="6541B2BA" wp14:textId="77777777">
                  <w:pPr>
                    <w:pStyle w:val="Compact"/>
                    <w:spacing w:before="36" w:after="36"/>
                    <w:jc w:val="center"/>
                    <w:rPr/>
                  </w:pPr>
                  <w:r>
                    <w:rPr/>
                    <w:t>Installations Classées pour la Protection de l’Environnement</w:t>
                  </w:r>
                </w:p>
              </w:tc>
              <w:tc>
                <w:tcPr>
                  <w:cnfStyle w:val="000001000000" w:firstRow="0" w:lastRow="0" w:firstColumn="0" w:lastColumn="0" w:oddVBand="0" w:evenVBand="1" w:oddHBand="0" w:evenHBand="0" w:firstRowFirstColumn="0" w:firstRowLastColumn="0" w:lastRowFirstColumn="0" w:lastRowLastColumn="0"/>
                  <w:tcW w:w="2291" w:type="dxa"/>
                  <w:tcBorders/>
                  <w:tcMar/>
                </w:tcPr>
                <w:p w14:paraId="4ABD7796" wp14:textId="77777777">
                  <w:pPr>
                    <w:pStyle w:val="Compact"/>
                    <w:spacing w:before="36" w:after="36"/>
                    <w:jc w:val="center"/>
                    <w:rPr/>
                  </w:pPr>
                  <w:r>
                    <w:rPr/>
                    <w:t>DIMENC</w:t>
                  </w:r>
                </w:p>
              </w:tc>
              <w:tc>
                <w:tcPr>
                  <w:cnfStyle w:val="000010000000" w:firstRow="0" w:lastRow="0" w:firstColumn="0" w:lastColumn="0" w:oddVBand="1" w:evenVBand="0" w:oddHBand="0" w:evenHBand="0" w:firstRowFirstColumn="0" w:firstRowLastColumn="0" w:lastRowFirstColumn="0" w:lastRowLastColumn="0"/>
                  <w:tcW w:w="1504" w:type="dxa"/>
                  <w:tcBorders/>
                  <w:tcMar/>
                </w:tcPr>
                <w:p w14:paraId="55DD2E2A" wp14:textId="77777777">
                  <w:pPr>
                    <w:pStyle w:val="Compact"/>
                    <w:spacing w:before="36" w:after="36"/>
                    <w:jc w:val="center"/>
                    <w:rPr/>
                  </w:pPr>
                  <w:r>
                    <w:rPr/>
                    <w:t>GEOREP</w:t>
                  </w:r>
                </w:p>
              </w:tc>
              <w:tc>
                <w:tcPr>
                  <w:cnfStyle w:val="000001000000" w:firstRow="0" w:lastRow="0" w:firstColumn="0" w:lastColumn="0" w:oddVBand="0" w:evenVBand="1" w:oddHBand="0" w:evenHBand="0" w:firstRowFirstColumn="0" w:firstRowLastColumn="0" w:lastRowFirstColumn="0" w:lastRowLastColumn="0"/>
                  <w:tcW w:w="2422" w:type="dxa"/>
                  <w:tcBorders/>
                  <w:tcMar/>
                </w:tcPr>
                <w:p w14:paraId="02FB3B26" wp14:textId="77777777">
                  <w:pPr>
                    <w:pStyle w:val="Compact"/>
                    <w:spacing w:before="36" w:after="36"/>
                    <w:jc w:val="center"/>
                    <w:rPr/>
                  </w:pPr>
                  <w:r>
                    <w:rPr/>
                    <w:t>GEOREP (plateforme web)</w:t>
                  </w:r>
                </w:p>
              </w:tc>
              <w:tc>
                <w:tcPr>
                  <w:cnfStyle w:val="000010000000" w:firstRow="0" w:lastRow="0" w:firstColumn="0" w:lastColumn="0" w:oddVBand="1" w:evenVBand="0" w:oddHBand="0" w:evenHBand="0" w:firstRowFirstColumn="0" w:firstRowLastColumn="0" w:lastRowFirstColumn="0" w:lastRowLastColumn="0"/>
                  <w:tcW w:w="785" w:type="dxa"/>
                  <w:tcBorders/>
                  <w:tcMar/>
                </w:tcPr>
                <w:p w14:paraId="1D0D697D" wp14:textId="77777777">
                  <w:pPr>
                    <w:pStyle w:val="Compact"/>
                    <w:spacing w:before="36" w:after="36"/>
                    <w:jc w:val="center"/>
                    <w:rPr/>
                  </w:pPr>
                  <w:r>
                    <w:rPr/>
                    <w:t>Disponible</w:t>
                  </w:r>
                </w:p>
              </w:tc>
            </w:tr>
            <w:tr w:rsidTr="6F78660E" w14:paraId="3405CFC8" wp14:textId="77777777">
              <w:trPr/>
              <w:tc>
                <w:tcPr>
                  <w:cnfStyle w:val="000010000000" w:firstRow="0" w:lastRow="0" w:firstColumn="0" w:lastColumn="0" w:oddVBand="1" w:evenVBand="0" w:oddHBand="0" w:evenHBand="0" w:firstRowFirstColumn="0" w:firstRowLastColumn="0" w:lastRowFirstColumn="0" w:lastRowLastColumn="0"/>
                  <w:tcW w:w="6740" w:type="dxa"/>
                  <w:tcBorders/>
                  <w:tcMar/>
                </w:tcPr>
                <w:p w14:paraId="1030150E" wp14:textId="77777777">
                  <w:pPr>
                    <w:pStyle w:val="Compact"/>
                    <w:spacing w:before="36" w:after="36"/>
                    <w:jc w:val="center"/>
                    <w:rPr/>
                  </w:pPr>
                  <w:r>
                    <w:rPr/>
                    <w:t>Unités hydrogéologiques / masses d’eau (BDLISA)</w:t>
                  </w:r>
                </w:p>
              </w:tc>
              <w:tc>
                <w:tcPr>
                  <w:cnfStyle w:val="000001000000" w:firstRow="0" w:lastRow="0" w:firstColumn="0" w:lastColumn="0" w:oddVBand="0" w:evenVBand="1" w:oddHBand="0" w:evenHBand="0" w:firstRowFirstColumn="0" w:firstRowLastColumn="0" w:lastRowFirstColumn="0" w:lastRowLastColumn="0"/>
                  <w:tcW w:w="2291" w:type="dxa"/>
                  <w:tcBorders/>
                  <w:tcMar/>
                </w:tcPr>
                <w:p w14:paraId="0A415B2F" wp14:textId="77777777">
                  <w:pPr>
                    <w:pStyle w:val="Compact"/>
                    <w:spacing w:before="36" w:after="36"/>
                    <w:jc w:val="center"/>
                    <w:rPr/>
                  </w:pPr>
                  <w:r>
                    <w:rPr/>
                    <w:t>DIMENC</w:t>
                  </w:r>
                </w:p>
              </w:tc>
              <w:tc>
                <w:tcPr>
                  <w:cnfStyle w:val="000010000000" w:firstRow="0" w:lastRow="0" w:firstColumn="0" w:lastColumn="0" w:oddVBand="1" w:evenVBand="0" w:oddHBand="0" w:evenHBand="0" w:firstRowFirstColumn="0" w:firstRowLastColumn="0" w:lastRowFirstColumn="0" w:lastRowLastColumn="0"/>
                  <w:tcW w:w="1504" w:type="dxa"/>
                  <w:tcBorders/>
                  <w:tcMar/>
                </w:tcPr>
                <w:p w14:paraId="4EC9A281" wp14:textId="77777777">
                  <w:pPr>
                    <w:pStyle w:val="Compact"/>
                    <w:spacing w:before="36" w:after="36"/>
                    <w:jc w:val="center"/>
                    <w:rPr/>
                  </w:pPr>
                  <w:r>
                    <w:rPr/>
                    <w:t>DIMENC</w:t>
                  </w:r>
                </w:p>
              </w:tc>
              <w:tc>
                <w:tcPr>
                  <w:cnfStyle w:val="000001000000" w:firstRow="0" w:lastRow="0" w:firstColumn="0" w:lastColumn="0" w:oddVBand="0" w:evenVBand="1" w:oddHBand="0" w:evenHBand="0" w:firstRowFirstColumn="0" w:firstRowLastColumn="0" w:lastRowFirstColumn="0" w:lastRowLastColumn="0"/>
                  <w:tcW w:w="2422" w:type="dxa"/>
                  <w:tcBorders/>
                  <w:tcMar/>
                </w:tcPr>
                <w:p w14:paraId="68BFDF15" wp14:textId="77777777">
                  <w:pPr>
                    <w:pStyle w:val="Compact"/>
                    <w:spacing w:before="36" w:after="36"/>
                    <w:jc w:val="center"/>
                    <w:rPr/>
                  </w:pPr>
                  <w:r>
                    <w:rPr/>
                    <w:t>GEOREP (plateforme web)</w:t>
                  </w:r>
                </w:p>
              </w:tc>
              <w:tc>
                <w:tcPr>
                  <w:cnfStyle w:val="000010000000" w:firstRow="0" w:lastRow="0" w:firstColumn="0" w:lastColumn="0" w:oddVBand="1" w:evenVBand="0" w:oddHBand="0" w:evenHBand="0" w:firstRowFirstColumn="0" w:firstRowLastColumn="0" w:lastRowFirstColumn="0" w:lastRowLastColumn="0"/>
                  <w:tcW w:w="785" w:type="dxa"/>
                  <w:tcBorders/>
                  <w:tcMar/>
                </w:tcPr>
                <w:p w14:paraId="7889A127" wp14:textId="77777777">
                  <w:pPr>
                    <w:pStyle w:val="Compact"/>
                    <w:spacing w:before="36" w:after="36"/>
                    <w:jc w:val="center"/>
                    <w:rPr/>
                  </w:pPr>
                  <w:r>
                    <w:rPr/>
                    <w:t>Disponible</w:t>
                  </w:r>
                </w:p>
              </w:tc>
            </w:tr>
            <w:tr w:rsidTr="6F78660E" w14:paraId="4B0BB4E2" wp14:textId="77777777">
              <w:trPr/>
              <w:tc>
                <w:tcPr>
                  <w:cnfStyle w:val="000010000000" w:firstRow="0" w:lastRow="0" w:firstColumn="0" w:lastColumn="0" w:oddVBand="1" w:evenVBand="0" w:oddHBand="0" w:evenHBand="0" w:firstRowFirstColumn="0" w:firstRowLastColumn="0" w:lastRowFirstColumn="0" w:lastRowLastColumn="0"/>
                  <w:tcW w:w="6740" w:type="dxa"/>
                  <w:tcBorders/>
                  <w:tcMar/>
                </w:tcPr>
                <w:p w14:paraId="62C78DB7" wp14:textId="358798EE">
                  <w:pPr>
                    <w:pStyle w:val="Compact"/>
                    <w:spacing w:before="36" w:after="36"/>
                    <w:jc w:val="center"/>
                  </w:pPr>
                  <w:ins w:author="Marjolaine DAVID" w:date="2026-09-02T03:28:58.178Z" w16du:dateUtc="2026-09-02T03:28:58.178Z" w:id="961207804">
                    <w:r w:rsidR="097842C4">
                      <w:t>C</w:t>
                    </w:r>
                  </w:ins>
                  <w:del w:author="Marjolaine DAVID" w:date="2026-09-02T03:28:57.691Z" w16du:dateUtc="2026-09-02T03:28:57.691Z" w:id="12496633">
                    <w:r w:rsidDel="6F78660E">
                      <w:delText>c</w:delText>
                    </w:r>
                  </w:del>
                  <w:r w:rsidR="6F78660E">
                    <w:rPr/>
                    <w:t>adastre</w:t>
                  </w:r>
                  <w:r w:rsidR="6F78660E">
                    <w:rPr/>
                    <w:t xml:space="preserve"> minier actif (concessions, permis de recherches et réserves techniques provinciales) et échu</w:t>
                  </w:r>
                </w:p>
              </w:tc>
              <w:tc>
                <w:tcPr>
                  <w:cnfStyle w:val="000001000000" w:firstRow="0" w:lastRow="0" w:firstColumn="0" w:lastColumn="0" w:oddVBand="0" w:evenVBand="1" w:oddHBand="0" w:evenHBand="0" w:firstRowFirstColumn="0" w:firstRowLastColumn="0" w:lastRowFirstColumn="0" w:lastRowLastColumn="0"/>
                  <w:tcW w:w="2291" w:type="dxa"/>
                  <w:tcBorders/>
                  <w:tcMar/>
                </w:tcPr>
                <w:p w14:paraId="25D01C04" wp14:textId="77777777">
                  <w:pPr>
                    <w:pStyle w:val="Compact"/>
                    <w:spacing w:before="36" w:after="36"/>
                    <w:jc w:val="center"/>
                    <w:rPr/>
                  </w:pPr>
                  <w:r>
                    <w:rPr/>
                    <w:t>DIMENC</w:t>
                  </w:r>
                </w:p>
              </w:tc>
              <w:tc>
                <w:tcPr>
                  <w:cnfStyle w:val="000010000000" w:firstRow="0" w:lastRow="0" w:firstColumn="0" w:lastColumn="0" w:oddVBand="1" w:evenVBand="0" w:oddHBand="0" w:evenHBand="0" w:firstRowFirstColumn="0" w:firstRowLastColumn="0" w:lastRowFirstColumn="0" w:lastRowLastColumn="0"/>
                  <w:tcW w:w="1504" w:type="dxa"/>
                  <w:tcBorders/>
                  <w:tcMar/>
                </w:tcPr>
                <w:p w14:paraId="2573FAD6" wp14:textId="77777777">
                  <w:pPr>
                    <w:pStyle w:val="Compact"/>
                    <w:spacing w:before="36" w:after="36"/>
                    <w:jc w:val="center"/>
                    <w:rPr/>
                  </w:pPr>
                  <w:r>
                    <w:rPr/>
                    <w:t>GEOREP</w:t>
                  </w:r>
                </w:p>
              </w:tc>
              <w:tc>
                <w:tcPr>
                  <w:cnfStyle w:val="000001000000" w:firstRow="0" w:lastRow="0" w:firstColumn="0" w:lastColumn="0" w:oddVBand="0" w:evenVBand="1" w:oddHBand="0" w:evenHBand="0" w:firstRowFirstColumn="0" w:firstRowLastColumn="0" w:lastRowFirstColumn="0" w:lastRowLastColumn="0"/>
                  <w:tcW w:w="2422" w:type="dxa"/>
                  <w:tcBorders/>
                  <w:tcMar/>
                </w:tcPr>
                <w:p w14:paraId="398C98FA" wp14:textId="77777777">
                  <w:pPr>
                    <w:pStyle w:val="Compact"/>
                    <w:spacing w:before="36" w:after="36"/>
                    <w:jc w:val="center"/>
                    <w:rPr/>
                  </w:pPr>
                  <w:r>
                    <w:rPr/>
                    <w:t>GEOREP (plateforme web)</w:t>
                  </w:r>
                </w:p>
              </w:tc>
              <w:tc>
                <w:tcPr>
                  <w:cnfStyle w:val="000010000000" w:firstRow="0" w:lastRow="0" w:firstColumn="0" w:lastColumn="0" w:oddVBand="1" w:evenVBand="0" w:oddHBand="0" w:evenHBand="0" w:firstRowFirstColumn="0" w:firstRowLastColumn="0" w:lastRowFirstColumn="0" w:lastRowLastColumn="0"/>
                  <w:tcW w:w="785" w:type="dxa"/>
                  <w:tcBorders/>
                  <w:tcMar/>
                </w:tcPr>
                <w:p w14:paraId="4D2B5956" wp14:textId="77777777">
                  <w:pPr>
                    <w:pStyle w:val="Compact"/>
                    <w:spacing w:before="36" w:after="36"/>
                    <w:jc w:val="center"/>
                    <w:rPr/>
                  </w:pPr>
                  <w:r>
                    <w:rPr/>
                    <w:t>Disponible</w:t>
                  </w:r>
                </w:p>
              </w:tc>
            </w:tr>
            <w:tr w:rsidTr="6F78660E" w14:paraId="61201CE9" wp14:textId="77777777">
              <w:trPr/>
              <w:tc>
                <w:tcPr>
                  <w:cnfStyle w:val="000010000000" w:firstRow="0" w:lastRow="0" w:firstColumn="0" w:lastColumn="0" w:oddVBand="1" w:evenVBand="0" w:oddHBand="0" w:evenHBand="0" w:firstRowFirstColumn="0" w:firstRowLastColumn="0" w:lastRowFirstColumn="0" w:lastRowLastColumn="0"/>
                  <w:tcW w:w="6740" w:type="dxa"/>
                  <w:tcBorders/>
                  <w:tcMar/>
                </w:tcPr>
                <w:p w14:paraId="269674B3" wp14:textId="77777777">
                  <w:pPr>
                    <w:pStyle w:val="Compact"/>
                    <w:spacing w:before="36" w:after="36"/>
                    <w:jc w:val="center"/>
                    <w:rPr/>
                  </w:pPr>
                  <w:r>
                    <w:rPr/>
                    <w:t>Aérienne Géorep NC (WMTS)</w:t>
                  </w:r>
                </w:p>
              </w:tc>
              <w:tc>
                <w:tcPr>
                  <w:cnfStyle w:val="000001000000" w:firstRow="0" w:lastRow="0" w:firstColumn="0" w:lastColumn="0" w:oddVBand="0" w:evenVBand="1" w:oddHBand="0" w:evenHBand="0" w:firstRowFirstColumn="0" w:firstRowLastColumn="0" w:lastRowFirstColumn="0" w:lastRowLastColumn="0"/>
                  <w:tcW w:w="2291" w:type="dxa"/>
                  <w:tcBorders/>
                  <w:tcMar/>
                </w:tcPr>
                <w:p w14:paraId="12126A49" wp14:textId="77777777">
                  <w:pPr>
                    <w:pStyle w:val="Compact"/>
                    <w:spacing w:before="36" w:after="36"/>
                    <w:jc w:val="center"/>
                    <w:rPr/>
                  </w:pPr>
                  <w:r>
                    <w:rPr/>
                    <w:t>DITTT</w:t>
                  </w:r>
                </w:p>
              </w:tc>
              <w:tc>
                <w:tcPr>
                  <w:cnfStyle w:val="000010000000" w:firstRow="0" w:lastRow="0" w:firstColumn="0" w:lastColumn="0" w:oddVBand="1" w:evenVBand="0" w:oddHBand="0" w:evenHBand="0" w:firstRowFirstColumn="0" w:firstRowLastColumn="0" w:lastRowFirstColumn="0" w:lastRowLastColumn="0"/>
                  <w:tcW w:w="1504" w:type="dxa"/>
                  <w:tcBorders/>
                  <w:tcMar/>
                </w:tcPr>
                <w:p w14:paraId="5C589E87" wp14:textId="77777777">
                  <w:pPr>
                    <w:pStyle w:val="Compact"/>
                    <w:spacing w:before="36" w:after="36"/>
                    <w:jc w:val="center"/>
                    <w:rPr/>
                  </w:pPr>
                  <w:r>
                    <w:rPr/>
                    <w:t>GEOREP</w:t>
                  </w:r>
                </w:p>
              </w:tc>
              <w:tc>
                <w:tcPr>
                  <w:cnfStyle w:val="000001000000" w:firstRow="0" w:lastRow="0" w:firstColumn="0" w:lastColumn="0" w:oddVBand="0" w:evenVBand="1" w:oddHBand="0" w:evenHBand="0" w:firstRowFirstColumn="0" w:firstRowLastColumn="0" w:lastRowFirstColumn="0" w:lastRowLastColumn="0"/>
                  <w:tcW w:w="2422" w:type="dxa"/>
                  <w:tcBorders/>
                  <w:tcMar/>
                </w:tcPr>
                <w:p w14:paraId="122895E7" wp14:textId="77777777">
                  <w:pPr>
                    <w:pStyle w:val="Compact"/>
                    <w:spacing w:before="36" w:after="36"/>
                    <w:jc w:val="center"/>
                    <w:rPr/>
                  </w:pPr>
                  <w:r>
                    <w:rPr/>
                    <w:t>GEOREP (plateforme web)</w:t>
                  </w:r>
                </w:p>
              </w:tc>
              <w:tc>
                <w:tcPr>
                  <w:cnfStyle w:val="000010000000" w:firstRow="0" w:lastRow="0" w:firstColumn="0" w:lastColumn="0" w:oddVBand="1" w:evenVBand="0" w:oddHBand="0" w:evenHBand="0" w:firstRowFirstColumn="0" w:firstRowLastColumn="0" w:lastRowFirstColumn="0" w:lastRowLastColumn="0"/>
                  <w:tcW w:w="785" w:type="dxa"/>
                  <w:tcBorders/>
                  <w:tcMar/>
                </w:tcPr>
                <w:p w14:paraId="05C61A5E" wp14:textId="77777777">
                  <w:pPr>
                    <w:pStyle w:val="Compact"/>
                    <w:spacing w:before="36" w:after="36"/>
                    <w:jc w:val="center"/>
                    <w:rPr/>
                  </w:pPr>
                  <w:r>
                    <w:rPr/>
                    <w:t>Disponible</w:t>
                  </w:r>
                </w:p>
              </w:tc>
            </w:tr>
            <w:tr w:rsidTr="6F78660E" w14:paraId="3EBD03FA" wp14:textId="77777777">
              <w:trPr/>
              <w:tc>
                <w:tcPr>
                  <w:cnfStyle w:val="000010000000" w:firstRow="0" w:lastRow="0" w:firstColumn="0" w:lastColumn="0" w:oddVBand="1" w:evenVBand="0" w:oddHBand="0" w:evenHBand="0" w:firstRowFirstColumn="0" w:firstRowLastColumn="0" w:lastRowFirstColumn="0" w:lastRowLastColumn="0"/>
                  <w:tcW w:w="6740" w:type="dxa"/>
                  <w:tcBorders/>
                  <w:tcMar/>
                </w:tcPr>
                <w:p w14:paraId="42E93BC0" wp14:textId="77777777">
                  <w:pPr>
                    <w:pStyle w:val="Compact"/>
                    <w:spacing w:before="36" w:after="36"/>
                    <w:jc w:val="center"/>
                    <w:rPr/>
                  </w:pPr>
                  <w:r>
                    <w:rPr/>
                    <w:t>BDTOPO-NC</w:t>
                  </w:r>
                </w:p>
              </w:tc>
              <w:tc>
                <w:tcPr>
                  <w:cnfStyle w:val="000001000000" w:firstRow="0" w:lastRow="0" w:firstColumn="0" w:lastColumn="0" w:oddVBand="0" w:evenVBand="1" w:oddHBand="0" w:evenHBand="0" w:firstRowFirstColumn="0" w:firstRowLastColumn="0" w:lastRowFirstColumn="0" w:lastRowLastColumn="0"/>
                  <w:tcW w:w="2291" w:type="dxa"/>
                  <w:tcBorders/>
                  <w:tcMar/>
                </w:tcPr>
                <w:p w14:paraId="001FB229" wp14:textId="77777777">
                  <w:pPr>
                    <w:pStyle w:val="Compact"/>
                    <w:spacing w:before="36" w:after="36"/>
                    <w:jc w:val="center"/>
                    <w:rPr/>
                  </w:pPr>
                  <w:r>
                    <w:rPr/>
                    <w:t>DITTT</w:t>
                  </w:r>
                </w:p>
              </w:tc>
              <w:tc>
                <w:tcPr>
                  <w:cnfStyle w:val="000010000000" w:firstRow="0" w:lastRow="0" w:firstColumn="0" w:lastColumn="0" w:oddVBand="1" w:evenVBand="0" w:oddHBand="0" w:evenHBand="0" w:firstRowFirstColumn="0" w:firstRowLastColumn="0" w:lastRowFirstColumn="0" w:lastRowLastColumn="0"/>
                  <w:tcW w:w="1504" w:type="dxa"/>
                  <w:tcBorders/>
                  <w:tcMar/>
                </w:tcPr>
                <w:p w14:paraId="48FD8A56" wp14:textId="77777777">
                  <w:pPr>
                    <w:pStyle w:val="Compact"/>
                    <w:spacing w:before="36" w:after="36"/>
                    <w:jc w:val="center"/>
                    <w:rPr/>
                  </w:pPr>
                  <w:r>
                    <w:rPr/>
                    <w:t>DITTT</w:t>
                  </w:r>
                </w:p>
              </w:tc>
              <w:tc>
                <w:tcPr>
                  <w:cnfStyle w:val="000001000000" w:firstRow="0" w:lastRow="0" w:firstColumn="0" w:lastColumn="0" w:oddVBand="0" w:evenVBand="1" w:oddHBand="0" w:evenHBand="0" w:firstRowFirstColumn="0" w:firstRowLastColumn="0" w:lastRowFirstColumn="0" w:lastRowLastColumn="0"/>
                  <w:tcW w:w="2422" w:type="dxa"/>
                  <w:tcBorders/>
                  <w:tcMar/>
                </w:tcPr>
                <w:p w14:paraId="0AD5FB86" wp14:textId="77777777">
                  <w:pPr>
                    <w:pStyle w:val="Compact"/>
                    <w:spacing w:before="36" w:after="36"/>
                    <w:jc w:val="center"/>
                    <w:rPr/>
                  </w:pPr>
                  <w:r>
                    <w:rPr/>
                    <w:t>Convention requise</w:t>
                  </w:r>
                </w:p>
              </w:tc>
              <w:tc>
                <w:tcPr>
                  <w:cnfStyle w:val="000010000000" w:firstRow="0" w:lastRow="0" w:firstColumn="0" w:lastColumn="0" w:oddVBand="1" w:evenVBand="0" w:oddHBand="0" w:evenHBand="0" w:firstRowFirstColumn="0" w:firstRowLastColumn="0" w:lastRowFirstColumn="0" w:lastRowLastColumn="0"/>
                  <w:tcW w:w="785" w:type="dxa"/>
                  <w:tcBorders/>
                  <w:tcMar/>
                </w:tcPr>
                <w:p w14:paraId="5BAC67F6" wp14:textId="77777777">
                  <w:pPr>
                    <w:pStyle w:val="Compact"/>
                    <w:spacing w:before="36" w:after="36"/>
                    <w:jc w:val="center"/>
                    <w:rPr/>
                  </w:pPr>
                  <w:r>
                    <w:rPr/>
                    <w:t>Disponible</w:t>
                  </w:r>
                </w:p>
              </w:tc>
            </w:tr>
            <w:tr w:rsidTr="6F78660E" w14:paraId="4FCFA1C5" wp14:textId="77777777">
              <w:trPr/>
              <w:tc>
                <w:tcPr>
                  <w:cnfStyle w:val="000010000000" w:firstRow="0" w:lastRow="0" w:firstColumn="0" w:lastColumn="0" w:oddVBand="1" w:evenVBand="0" w:oddHBand="0" w:evenHBand="0" w:firstRowFirstColumn="0" w:firstRowLastColumn="0" w:lastRowFirstColumn="0" w:lastRowLastColumn="0"/>
                  <w:tcW w:w="6740" w:type="dxa"/>
                  <w:tcBorders/>
                  <w:tcMar/>
                </w:tcPr>
                <w:p w14:paraId="7AD966D9" wp14:textId="77777777">
                  <w:pPr>
                    <w:pStyle w:val="Compact"/>
                    <w:spacing w:before="36" w:after="36"/>
                    <w:jc w:val="center"/>
                    <w:rPr/>
                  </w:pPr>
                  <w:r>
                    <w:rPr/>
                    <w:t>Localités et zones bâties</w:t>
                  </w:r>
                </w:p>
              </w:tc>
              <w:tc>
                <w:tcPr>
                  <w:cnfStyle w:val="000001000000" w:firstRow="0" w:lastRow="0" w:firstColumn="0" w:lastColumn="0" w:oddVBand="0" w:evenVBand="1" w:oddHBand="0" w:evenHBand="0" w:firstRowFirstColumn="0" w:firstRowLastColumn="0" w:lastRowFirstColumn="0" w:lastRowLastColumn="0"/>
                  <w:tcW w:w="2291" w:type="dxa"/>
                  <w:tcBorders/>
                  <w:tcMar/>
                </w:tcPr>
                <w:p w14:paraId="4B458EF3" wp14:textId="77777777">
                  <w:pPr>
                    <w:pStyle w:val="Compact"/>
                    <w:spacing w:before="36" w:after="36"/>
                    <w:jc w:val="center"/>
                    <w:rPr/>
                  </w:pPr>
                  <w:r>
                    <w:rPr/>
                    <w:t>DITTT</w:t>
                  </w:r>
                </w:p>
              </w:tc>
              <w:tc>
                <w:tcPr>
                  <w:cnfStyle w:val="000010000000" w:firstRow="0" w:lastRow="0" w:firstColumn="0" w:lastColumn="0" w:oddVBand="1" w:evenVBand="0" w:oddHBand="0" w:evenHBand="0" w:firstRowFirstColumn="0" w:firstRowLastColumn="0" w:lastRowFirstColumn="0" w:lastRowLastColumn="0"/>
                  <w:tcW w:w="1504" w:type="dxa"/>
                  <w:tcBorders/>
                  <w:tcMar/>
                </w:tcPr>
                <w:p w14:paraId="3DB27A6E" wp14:textId="77777777">
                  <w:pPr>
                    <w:pStyle w:val="Compact"/>
                    <w:spacing w:before="36" w:after="36"/>
                    <w:jc w:val="center"/>
                    <w:rPr/>
                  </w:pPr>
                  <w:r>
                    <w:rPr/>
                    <w:t>GEOREP</w:t>
                  </w:r>
                </w:p>
              </w:tc>
              <w:tc>
                <w:tcPr>
                  <w:cnfStyle w:val="000001000000" w:firstRow="0" w:lastRow="0" w:firstColumn="0" w:lastColumn="0" w:oddVBand="0" w:evenVBand="1" w:oddHBand="0" w:evenHBand="0" w:firstRowFirstColumn="0" w:firstRowLastColumn="0" w:lastRowFirstColumn="0" w:lastRowLastColumn="0"/>
                  <w:tcW w:w="2422" w:type="dxa"/>
                  <w:tcBorders/>
                  <w:tcMar/>
                </w:tcPr>
                <w:p w14:paraId="0DA82283" wp14:textId="77777777">
                  <w:pPr>
                    <w:pStyle w:val="Compact"/>
                    <w:spacing w:before="36" w:after="36"/>
                    <w:jc w:val="center"/>
                    <w:rPr/>
                  </w:pPr>
                  <w:r>
                    <w:rPr/>
                    <w:t>GEOREP (plateforme web)</w:t>
                  </w:r>
                </w:p>
              </w:tc>
              <w:tc>
                <w:tcPr>
                  <w:cnfStyle w:val="000010000000" w:firstRow="0" w:lastRow="0" w:firstColumn="0" w:lastColumn="0" w:oddVBand="1" w:evenVBand="0" w:oddHBand="0" w:evenHBand="0" w:firstRowFirstColumn="0" w:firstRowLastColumn="0" w:lastRowFirstColumn="0" w:lastRowLastColumn="0"/>
                  <w:tcW w:w="785" w:type="dxa"/>
                  <w:tcBorders/>
                  <w:tcMar/>
                </w:tcPr>
                <w:p w14:paraId="0862A1F9" wp14:textId="77777777">
                  <w:pPr>
                    <w:pStyle w:val="Compact"/>
                    <w:spacing w:before="36" w:after="36"/>
                    <w:jc w:val="center"/>
                    <w:rPr/>
                  </w:pPr>
                  <w:r>
                    <w:rPr/>
                    <w:t>Disponible</w:t>
                  </w:r>
                </w:p>
              </w:tc>
            </w:tr>
            <w:tr w:rsidTr="6F78660E" w14:paraId="51DC01D7" wp14:textId="77777777">
              <w:trPr/>
              <w:tc>
                <w:tcPr>
                  <w:cnfStyle w:val="000010000000" w:firstRow="0" w:lastRow="0" w:firstColumn="0" w:lastColumn="0" w:oddVBand="1" w:evenVBand="0" w:oddHBand="0" w:evenHBand="0" w:firstRowFirstColumn="0" w:firstRowLastColumn="0" w:lastRowFirstColumn="0" w:lastRowLastColumn="0"/>
                  <w:tcW w:w="6740" w:type="dxa"/>
                  <w:tcBorders/>
                  <w:tcMar/>
                </w:tcPr>
                <w:p w14:paraId="0BF194E8" wp14:textId="77777777">
                  <w:pPr>
                    <w:pStyle w:val="Compact"/>
                    <w:spacing w:before="36" w:after="36"/>
                    <w:jc w:val="center"/>
                    <w:rPr/>
                  </w:pPr>
                  <w:r>
                    <w:rPr/>
                    <w:t>Maillage communal</w:t>
                  </w:r>
                </w:p>
              </w:tc>
              <w:tc>
                <w:tcPr>
                  <w:cnfStyle w:val="000001000000" w:firstRow="0" w:lastRow="0" w:firstColumn="0" w:lastColumn="0" w:oddVBand="0" w:evenVBand="1" w:oddHBand="0" w:evenHBand="0" w:firstRowFirstColumn="0" w:firstRowLastColumn="0" w:lastRowFirstColumn="0" w:lastRowLastColumn="0"/>
                  <w:tcW w:w="2291" w:type="dxa"/>
                  <w:tcBorders/>
                  <w:tcMar/>
                </w:tcPr>
                <w:p w14:paraId="48DBC771" wp14:textId="77777777">
                  <w:pPr>
                    <w:pStyle w:val="Compact"/>
                    <w:spacing w:before="36" w:after="36"/>
                    <w:jc w:val="center"/>
                    <w:rPr/>
                  </w:pPr>
                  <w:r>
                    <w:rPr/>
                    <w:t>DITTT</w:t>
                  </w:r>
                </w:p>
              </w:tc>
              <w:tc>
                <w:tcPr>
                  <w:cnfStyle w:val="000010000000" w:firstRow="0" w:lastRow="0" w:firstColumn="0" w:lastColumn="0" w:oddVBand="1" w:evenVBand="0" w:oddHBand="0" w:evenHBand="0" w:firstRowFirstColumn="0" w:firstRowLastColumn="0" w:lastRowFirstColumn="0" w:lastRowLastColumn="0"/>
                  <w:tcW w:w="1504" w:type="dxa"/>
                  <w:tcBorders/>
                  <w:tcMar/>
                </w:tcPr>
                <w:p w14:paraId="737FC39F" wp14:textId="77777777">
                  <w:pPr>
                    <w:pStyle w:val="Compact"/>
                    <w:spacing w:before="36" w:after="36"/>
                    <w:jc w:val="center"/>
                    <w:rPr/>
                  </w:pPr>
                  <w:r>
                    <w:rPr/>
                    <w:t>GEOREP</w:t>
                  </w:r>
                </w:p>
              </w:tc>
              <w:tc>
                <w:tcPr>
                  <w:cnfStyle w:val="000001000000" w:firstRow="0" w:lastRow="0" w:firstColumn="0" w:lastColumn="0" w:oddVBand="0" w:evenVBand="1" w:oddHBand="0" w:evenHBand="0" w:firstRowFirstColumn="0" w:firstRowLastColumn="0" w:lastRowFirstColumn="0" w:lastRowLastColumn="0"/>
                  <w:tcW w:w="2422" w:type="dxa"/>
                  <w:tcBorders/>
                  <w:tcMar/>
                </w:tcPr>
                <w:p w14:paraId="70AEAF3E" wp14:textId="77777777">
                  <w:pPr>
                    <w:pStyle w:val="Compact"/>
                    <w:spacing w:before="36" w:after="36"/>
                    <w:jc w:val="center"/>
                    <w:rPr/>
                  </w:pPr>
                  <w:r>
                    <w:rPr/>
                    <w:t>GEOREP (plateforme web)</w:t>
                  </w:r>
                </w:p>
              </w:tc>
              <w:tc>
                <w:tcPr>
                  <w:cnfStyle w:val="000010000000" w:firstRow="0" w:lastRow="0" w:firstColumn="0" w:lastColumn="0" w:oddVBand="1" w:evenVBand="0" w:oddHBand="0" w:evenHBand="0" w:firstRowFirstColumn="0" w:firstRowLastColumn="0" w:lastRowFirstColumn="0" w:lastRowLastColumn="0"/>
                  <w:tcW w:w="785" w:type="dxa"/>
                  <w:tcBorders/>
                  <w:tcMar/>
                </w:tcPr>
                <w:p w14:paraId="53A61326" wp14:textId="77777777">
                  <w:pPr>
                    <w:pStyle w:val="Compact"/>
                    <w:spacing w:before="36" w:after="36"/>
                    <w:jc w:val="center"/>
                    <w:rPr/>
                  </w:pPr>
                  <w:r>
                    <w:rPr/>
                    <w:t>Disponible</w:t>
                  </w:r>
                </w:p>
              </w:tc>
            </w:tr>
            <w:tr w:rsidTr="6F78660E" w14:paraId="41DCAF9C" wp14:textId="77777777">
              <w:trPr/>
              <w:tc>
                <w:tcPr>
                  <w:cnfStyle w:val="000010000000" w:firstRow="0" w:lastRow="0" w:firstColumn="0" w:lastColumn="0" w:oddVBand="1" w:evenVBand="0" w:oddHBand="0" w:evenHBand="0" w:firstRowFirstColumn="0" w:firstRowLastColumn="0" w:lastRowFirstColumn="0" w:lastRowLastColumn="0"/>
                  <w:tcW w:w="6740" w:type="dxa"/>
                  <w:tcBorders/>
                  <w:tcMar/>
                </w:tcPr>
                <w:p w14:paraId="4FC01879" wp14:textId="77777777">
                  <w:pPr>
                    <w:pStyle w:val="Compact"/>
                    <w:spacing w:before="36" w:after="36"/>
                    <w:jc w:val="center"/>
                    <w:rPr/>
                  </w:pPr>
                  <w:r>
                    <w:rPr/>
                    <w:t>Parcelle cadastrale</w:t>
                  </w:r>
                </w:p>
              </w:tc>
              <w:tc>
                <w:tcPr>
                  <w:cnfStyle w:val="000001000000" w:firstRow="0" w:lastRow="0" w:firstColumn="0" w:lastColumn="0" w:oddVBand="0" w:evenVBand="1" w:oddHBand="0" w:evenHBand="0" w:firstRowFirstColumn="0" w:firstRowLastColumn="0" w:lastRowFirstColumn="0" w:lastRowLastColumn="0"/>
                  <w:tcW w:w="2291" w:type="dxa"/>
                  <w:tcBorders/>
                  <w:tcMar/>
                </w:tcPr>
                <w:p w14:paraId="1881BBBF" wp14:textId="77777777">
                  <w:pPr>
                    <w:pStyle w:val="Compact"/>
                    <w:spacing w:before="36" w:after="36"/>
                    <w:jc w:val="center"/>
                    <w:rPr/>
                  </w:pPr>
                  <w:r>
                    <w:rPr/>
                    <w:t>DITTT</w:t>
                  </w:r>
                </w:p>
              </w:tc>
              <w:tc>
                <w:tcPr>
                  <w:cnfStyle w:val="000010000000" w:firstRow="0" w:lastRow="0" w:firstColumn="0" w:lastColumn="0" w:oddVBand="1" w:evenVBand="0" w:oddHBand="0" w:evenHBand="0" w:firstRowFirstColumn="0" w:firstRowLastColumn="0" w:lastRowFirstColumn="0" w:lastRowLastColumn="0"/>
                  <w:tcW w:w="1504" w:type="dxa"/>
                  <w:tcBorders/>
                  <w:tcMar/>
                </w:tcPr>
                <w:p w14:paraId="487856F0" wp14:textId="77777777">
                  <w:pPr>
                    <w:pStyle w:val="Compact"/>
                    <w:spacing w:before="36" w:after="36"/>
                    <w:jc w:val="center"/>
                    <w:rPr/>
                  </w:pPr>
                  <w:r>
                    <w:rPr/>
                    <w:t>GEOREP</w:t>
                  </w:r>
                </w:p>
              </w:tc>
              <w:tc>
                <w:tcPr>
                  <w:cnfStyle w:val="000001000000" w:firstRow="0" w:lastRow="0" w:firstColumn="0" w:lastColumn="0" w:oddVBand="0" w:evenVBand="1" w:oddHBand="0" w:evenHBand="0" w:firstRowFirstColumn="0" w:firstRowLastColumn="0" w:lastRowFirstColumn="0" w:lastRowLastColumn="0"/>
                  <w:tcW w:w="2422" w:type="dxa"/>
                  <w:tcBorders/>
                  <w:tcMar/>
                </w:tcPr>
                <w:p w14:paraId="30C68E5E" wp14:textId="77777777">
                  <w:pPr>
                    <w:pStyle w:val="Compact"/>
                    <w:spacing w:before="36" w:after="36"/>
                    <w:jc w:val="center"/>
                    <w:rPr/>
                  </w:pPr>
                  <w:r>
                    <w:rPr/>
                    <w:t>cadastre.gouv.nc</w:t>
                  </w:r>
                </w:p>
              </w:tc>
              <w:tc>
                <w:tcPr>
                  <w:cnfStyle w:val="000010000000" w:firstRow="0" w:lastRow="0" w:firstColumn="0" w:lastColumn="0" w:oddVBand="1" w:evenVBand="0" w:oddHBand="0" w:evenHBand="0" w:firstRowFirstColumn="0" w:firstRowLastColumn="0" w:lastRowFirstColumn="0" w:lastRowLastColumn="0"/>
                  <w:tcW w:w="785" w:type="dxa"/>
                  <w:tcBorders/>
                  <w:tcMar/>
                </w:tcPr>
                <w:p w14:paraId="231F6D59" wp14:textId="77777777">
                  <w:pPr>
                    <w:pStyle w:val="Compact"/>
                    <w:spacing w:before="36" w:after="36"/>
                    <w:jc w:val="center"/>
                    <w:rPr/>
                  </w:pPr>
                  <w:r>
                    <w:rPr/>
                    <w:t>Disponible</w:t>
                  </w:r>
                </w:p>
              </w:tc>
            </w:tr>
            <w:tr w:rsidTr="6F78660E" w14:paraId="3C2C67CD" wp14:textId="77777777">
              <w:trPr/>
              <w:tc>
                <w:tcPr>
                  <w:cnfStyle w:val="000010000000" w:firstRow="0" w:lastRow="0" w:firstColumn="0" w:lastColumn="0" w:oddVBand="1" w:evenVBand="0" w:oddHBand="0" w:evenHBand="0" w:firstRowFirstColumn="0" w:firstRowLastColumn="0" w:lastRowFirstColumn="0" w:lastRowLastColumn="0"/>
                  <w:tcW w:w="6740" w:type="dxa"/>
                  <w:tcBorders/>
                  <w:tcMar/>
                </w:tcPr>
                <w:p w14:paraId="0C288F97" wp14:textId="77777777">
                  <w:pPr>
                    <w:pStyle w:val="Compact"/>
                    <w:spacing w:before="36" w:after="36"/>
                    <w:jc w:val="center"/>
                    <w:rPr/>
                  </w:pPr>
                  <w:r>
                    <w:rPr/>
                    <w:t>Réseau routier BDROUTE-NC</w:t>
                  </w:r>
                </w:p>
              </w:tc>
              <w:tc>
                <w:tcPr>
                  <w:cnfStyle w:val="000001000000" w:firstRow="0" w:lastRow="0" w:firstColumn="0" w:lastColumn="0" w:oddVBand="0" w:evenVBand="1" w:oddHBand="0" w:evenHBand="0" w:firstRowFirstColumn="0" w:firstRowLastColumn="0" w:lastRowFirstColumn="0" w:lastRowLastColumn="0"/>
                  <w:tcW w:w="2291" w:type="dxa"/>
                  <w:tcBorders/>
                  <w:tcMar/>
                </w:tcPr>
                <w:p w14:paraId="3524BFED" wp14:textId="77777777">
                  <w:pPr>
                    <w:pStyle w:val="Compact"/>
                    <w:spacing w:before="36" w:after="36"/>
                    <w:jc w:val="center"/>
                    <w:rPr/>
                  </w:pPr>
                  <w:r>
                    <w:rPr/>
                    <w:t>DITTT</w:t>
                  </w:r>
                </w:p>
              </w:tc>
              <w:tc>
                <w:tcPr>
                  <w:cnfStyle w:val="000010000000" w:firstRow="0" w:lastRow="0" w:firstColumn="0" w:lastColumn="0" w:oddVBand="1" w:evenVBand="0" w:oddHBand="0" w:evenHBand="0" w:firstRowFirstColumn="0" w:firstRowLastColumn="0" w:lastRowFirstColumn="0" w:lastRowLastColumn="0"/>
                  <w:tcW w:w="1504" w:type="dxa"/>
                  <w:tcBorders/>
                  <w:tcMar/>
                </w:tcPr>
                <w:p w14:paraId="32EA6439" wp14:textId="77777777">
                  <w:pPr>
                    <w:pStyle w:val="Compact"/>
                    <w:spacing w:before="36" w:after="36"/>
                    <w:jc w:val="center"/>
                    <w:rPr/>
                  </w:pPr>
                  <w:r>
                    <w:rPr/>
                    <w:t>GEOREP</w:t>
                  </w:r>
                </w:p>
              </w:tc>
              <w:tc>
                <w:tcPr>
                  <w:cnfStyle w:val="000001000000" w:firstRow="0" w:lastRow="0" w:firstColumn="0" w:lastColumn="0" w:oddVBand="0" w:evenVBand="1" w:oddHBand="0" w:evenHBand="0" w:firstRowFirstColumn="0" w:firstRowLastColumn="0" w:lastRowFirstColumn="0" w:lastRowLastColumn="0"/>
                  <w:tcW w:w="2422" w:type="dxa"/>
                  <w:tcBorders/>
                  <w:tcMar/>
                </w:tcPr>
                <w:p w14:paraId="7BFFB13F" wp14:textId="77777777">
                  <w:pPr>
                    <w:pStyle w:val="Compact"/>
                    <w:spacing w:before="36" w:after="36"/>
                    <w:jc w:val="center"/>
                    <w:rPr/>
                  </w:pPr>
                  <w:r>
                    <w:rPr/>
                    <w:t>GEOREP (plateforme web)</w:t>
                  </w:r>
                </w:p>
              </w:tc>
              <w:tc>
                <w:tcPr>
                  <w:cnfStyle w:val="000010000000" w:firstRow="0" w:lastRow="0" w:firstColumn="0" w:lastColumn="0" w:oddVBand="1" w:evenVBand="0" w:oddHBand="0" w:evenHBand="0" w:firstRowFirstColumn="0" w:firstRowLastColumn="0" w:lastRowFirstColumn="0" w:lastRowLastColumn="0"/>
                  <w:tcW w:w="785" w:type="dxa"/>
                  <w:tcBorders/>
                  <w:tcMar/>
                </w:tcPr>
                <w:p w14:paraId="0D4A3D4A" wp14:textId="77777777">
                  <w:pPr>
                    <w:pStyle w:val="Compact"/>
                    <w:spacing w:before="36" w:after="36"/>
                    <w:jc w:val="center"/>
                    <w:rPr/>
                  </w:pPr>
                  <w:r>
                    <w:rPr/>
                    <w:t>Disponible</w:t>
                  </w:r>
                </w:p>
              </w:tc>
            </w:tr>
            <w:tr w:rsidTr="6F78660E" w14:paraId="133043B4" wp14:textId="77777777">
              <w:trPr/>
              <w:tc>
                <w:tcPr>
                  <w:cnfStyle w:val="000010000000" w:firstRow="0" w:lastRow="0" w:firstColumn="0" w:lastColumn="0" w:oddVBand="1" w:evenVBand="0" w:oddHBand="0" w:evenHBand="0" w:firstRowFirstColumn="0" w:firstRowLastColumn="0" w:lastRowFirstColumn="0" w:lastRowLastColumn="0"/>
                  <w:tcW w:w="6740" w:type="dxa"/>
                  <w:tcBorders/>
                  <w:tcMar/>
                </w:tcPr>
                <w:p w14:paraId="162A8E97" wp14:textId="77777777">
                  <w:pPr>
                    <w:pStyle w:val="Compact"/>
                    <w:spacing w:before="36" w:after="36"/>
                    <w:jc w:val="center"/>
                    <w:rPr/>
                  </w:pPr>
                  <w:r>
                    <w:rPr/>
                    <w:t>Réseau Hydrographique Cartographié (RHC)</w:t>
                  </w:r>
                </w:p>
              </w:tc>
              <w:tc>
                <w:tcPr>
                  <w:cnfStyle w:val="000001000000" w:firstRow="0" w:lastRow="0" w:firstColumn="0" w:lastColumn="0" w:oddVBand="0" w:evenVBand="1" w:oddHBand="0" w:evenHBand="0" w:firstRowFirstColumn="0" w:firstRowLastColumn="0" w:lastRowFirstColumn="0" w:lastRowLastColumn="0"/>
                  <w:tcW w:w="2291" w:type="dxa"/>
                  <w:tcBorders/>
                  <w:tcMar/>
                </w:tcPr>
                <w:p w14:paraId="239DCC5F" wp14:textId="77777777">
                  <w:pPr>
                    <w:pStyle w:val="Compact"/>
                    <w:spacing w:before="36" w:after="36"/>
                    <w:jc w:val="center"/>
                    <w:rPr/>
                  </w:pPr>
                  <w:r>
                    <w:rPr/>
                    <w:t>DITTT (Service de la Topographie)</w:t>
                  </w:r>
                </w:p>
              </w:tc>
              <w:tc>
                <w:tcPr>
                  <w:cnfStyle w:val="000010000000" w:firstRow="0" w:lastRow="0" w:firstColumn="0" w:lastColumn="0" w:oddVBand="1" w:evenVBand="0" w:oddHBand="0" w:evenHBand="0" w:firstRowFirstColumn="0" w:firstRowLastColumn="0" w:lastRowFirstColumn="0" w:lastRowLastColumn="0"/>
                  <w:tcW w:w="1504" w:type="dxa"/>
                  <w:tcBorders/>
                  <w:tcMar/>
                </w:tcPr>
                <w:p w14:paraId="15E4EA2F" wp14:textId="77777777">
                  <w:pPr>
                    <w:pStyle w:val="Compact"/>
                    <w:spacing w:before="36" w:after="36"/>
                    <w:jc w:val="center"/>
                    <w:rPr/>
                  </w:pPr>
                  <w:r>
                    <w:rPr/>
                    <w:t>DITTT</w:t>
                  </w:r>
                </w:p>
              </w:tc>
              <w:tc>
                <w:tcPr>
                  <w:cnfStyle w:val="000001000000" w:firstRow="0" w:lastRow="0" w:firstColumn="0" w:lastColumn="0" w:oddVBand="0" w:evenVBand="1" w:oddHBand="0" w:evenHBand="0" w:firstRowFirstColumn="0" w:firstRowLastColumn="0" w:lastRowFirstColumn="0" w:lastRowLastColumn="0"/>
                  <w:tcW w:w="2422" w:type="dxa"/>
                  <w:tcBorders/>
                  <w:tcMar/>
                </w:tcPr>
                <w:p w14:paraId="3BC19F96" wp14:textId="77777777">
                  <w:pPr>
                    <w:pStyle w:val="Compact"/>
                    <w:spacing w:before="36" w:after="36"/>
                    <w:jc w:val="center"/>
                    <w:rPr/>
                  </w:pPr>
                  <w:r>
                    <w:rPr/>
                    <w:t>GEOREP (plateforme web)</w:t>
                  </w:r>
                </w:p>
              </w:tc>
              <w:tc>
                <w:tcPr>
                  <w:cnfStyle w:val="000010000000" w:firstRow="0" w:lastRow="0" w:firstColumn="0" w:lastColumn="0" w:oddVBand="1" w:evenVBand="0" w:oddHBand="0" w:evenHBand="0" w:firstRowFirstColumn="0" w:firstRowLastColumn="0" w:lastRowFirstColumn="0" w:lastRowLastColumn="0"/>
                  <w:tcW w:w="785" w:type="dxa"/>
                  <w:tcBorders/>
                  <w:tcMar/>
                </w:tcPr>
                <w:p w14:paraId="338E0B27" wp14:textId="77777777">
                  <w:pPr>
                    <w:pStyle w:val="Compact"/>
                    <w:spacing w:before="36" w:after="36"/>
                    <w:jc w:val="center"/>
                    <w:rPr/>
                  </w:pPr>
                  <w:r>
                    <w:rPr/>
                    <w:t>Disponible</w:t>
                  </w:r>
                </w:p>
              </w:tc>
            </w:tr>
            <w:tr w:rsidTr="6F78660E" w14:paraId="5FE8C8EF" wp14:textId="77777777">
              <w:trPr/>
              <w:tc>
                <w:tcPr>
                  <w:cnfStyle w:val="000010000000" w:firstRow="0" w:lastRow="0" w:firstColumn="0" w:lastColumn="0" w:oddVBand="1" w:evenVBand="0" w:oddHBand="0" w:evenHBand="0" w:firstRowFirstColumn="0" w:firstRowLastColumn="0" w:lastRowFirstColumn="0" w:lastRowLastColumn="0"/>
                  <w:tcW w:w="6740" w:type="dxa"/>
                  <w:tcBorders/>
                  <w:tcMar/>
                </w:tcPr>
                <w:p w14:paraId="7AC7527A" wp14:textId="77777777">
                  <w:pPr>
                    <w:pStyle w:val="Compact"/>
                    <w:spacing w:before="36" w:after="36"/>
                    <w:jc w:val="center"/>
                    <w:rPr/>
                  </w:pPr>
                  <w:r>
                    <w:rPr/>
                    <w:t>Occupation du sol (dynamique world v1)</w:t>
                  </w:r>
                </w:p>
              </w:tc>
              <w:tc>
                <w:tcPr>
                  <w:cnfStyle w:val="000001000000" w:firstRow="0" w:lastRow="0" w:firstColumn="0" w:lastColumn="0" w:oddVBand="0" w:evenVBand="1" w:oddHBand="0" w:evenHBand="0" w:firstRowFirstColumn="0" w:firstRowLastColumn="0" w:lastRowFirstColumn="0" w:lastRowLastColumn="0"/>
                  <w:tcW w:w="2291" w:type="dxa"/>
                  <w:tcBorders/>
                  <w:tcMar/>
                </w:tcPr>
                <w:p w14:paraId="60A84386" wp14:textId="77777777">
                  <w:pPr>
                    <w:pStyle w:val="Compact"/>
                    <w:spacing w:before="36" w:after="36"/>
                    <w:jc w:val="center"/>
                    <w:rPr/>
                  </w:pPr>
                  <w:r>
                    <w:rPr/>
                    <w:t>Dynamic World V1</w:t>
                  </w:r>
                </w:p>
              </w:tc>
              <w:tc>
                <w:tcPr>
                  <w:cnfStyle w:val="000010000000" w:firstRow="0" w:lastRow="0" w:firstColumn="0" w:lastColumn="0" w:oddVBand="1" w:evenVBand="0" w:oddHBand="0" w:evenHBand="0" w:firstRowFirstColumn="0" w:firstRowLastColumn="0" w:lastRowFirstColumn="0" w:lastRowLastColumn="0"/>
                  <w:tcW w:w="1504" w:type="dxa"/>
                  <w:tcBorders/>
                  <w:tcMar/>
                </w:tcPr>
                <w:p w14:paraId="477A9E4C" wp14:textId="77777777">
                  <w:pPr>
                    <w:pStyle w:val="Compact"/>
                    <w:spacing w:before="36" w:after="36"/>
                    <w:jc w:val="center"/>
                    <w:rPr/>
                  </w:pPr>
                  <w:r>
                    <w:rPr/>
                    <w:t>GEE</w:t>
                  </w:r>
                </w:p>
              </w:tc>
              <w:tc>
                <w:tcPr>
                  <w:cnfStyle w:val="000001000000" w:firstRow="0" w:lastRow="0" w:firstColumn="0" w:lastColumn="0" w:oddVBand="0" w:evenVBand="1" w:oddHBand="0" w:evenHBand="0" w:firstRowFirstColumn="0" w:firstRowLastColumn="0" w:lastRowFirstColumn="0" w:lastRowLastColumn="0"/>
                  <w:tcW w:w="2422" w:type="dxa"/>
                  <w:tcBorders/>
                  <w:tcMar/>
                </w:tcPr>
                <w:p w14:paraId="157BD407" wp14:textId="77777777">
                  <w:pPr>
                    <w:pStyle w:val="Compact"/>
                    <w:spacing w:before="36" w:after="36"/>
                    <w:jc w:val="center"/>
                    <w:rPr/>
                  </w:pPr>
                  <w:r>
                    <w:rPr/>
                    <w:t>Google earth engine (GEE API)</w:t>
                  </w:r>
                </w:p>
              </w:tc>
              <w:tc>
                <w:tcPr>
                  <w:cnfStyle w:val="000010000000" w:firstRow="0" w:lastRow="0" w:firstColumn="0" w:lastColumn="0" w:oddVBand="1" w:evenVBand="0" w:oddHBand="0" w:evenHBand="0" w:firstRowFirstColumn="0" w:firstRowLastColumn="0" w:lastRowFirstColumn="0" w:lastRowLastColumn="0"/>
                  <w:tcW w:w="785" w:type="dxa"/>
                  <w:tcBorders/>
                  <w:tcMar/>
                </w:tcPr>
                <w:p w14:paraId="64F0CB35" wp14:textId="77777777">
                  <w:pPr>
                    <w:pStyle w:val="Compact"/>
                    <w:spacing w:before="36" w:after="36"/>
                    <w:jc w:val="center"/>
                    <w:rPr/>
                  </w:pPr>
                  <w:r>
                    <w:rPr/>
                    <w:t>Disponible</w:t>
                  </w:r>
                </w:p>
              </w:tc>
            </w:tr>
            <w:tr w:rsidTr="6F78660E" w14:paraId="33052FA8" wp14:textId="77777777">
              <w:trPr/>
              <w:tc>
                <w:tcPr>
                  <w:cnfStyle w:val="000010000000" w:firstRow="0" w:lastRow="0" w:firstColumn="0" w:lastColumn="0" w:oddVBand="1" w:evenVBand="0" w:oddHBand="0" w:evenHBand="0" w:firstRowFirstColumn="0" w:firstRowLastColumn="0" w:lastRowFirstColumn="0" w:lastRowLastColumn="0"/>
                  <w:tcW w:w="6740" w:type="dxa"/>
                  <w:tcBorders/>
                  <w:tcMar/>
                </w:tcPr>
                <w:p w14:paraId="2AA43747" wp14:textId="77777777">
                  <w:pPr>
                    <w:pStyle w:val="Compact"/>
                    <w:spacing w:before="36" w:after="36"/>
                    <w:jc w:val="center"/>
                    <w:rPr/>
                  </w:pPr>
                  <w:r>
                    <w:rPr/>
                    <w:t>Espèces rares et menacées (nom à vérifier)</w:t>
                  </w:r>
                </w:p>
              </w:tc>
              <w:tc>
                <w:tcPr>
                  <w:cnfStyle w:val="000001000000" w:firstRow="0" w:lastRow="0" w:firstColumn="0" w:lastColumn="0" w:oddVBand="0" w:evenVBand="1" w:oddHBand="0" w:evenHBand="0" w:firstRowFirstColumn="0" w:firstRowLastColumn="0" w:lastRowFirstColumn="0" w:lastRowLastColumn="0"/>
                  <w:tcW w:w="2291" w:type="dxa"/>
                  <w:tcBorders/>
                  <w:tcMar/>
                </w:tcPr>
                <w:p w14:paraId="7D49A339" wp14:textId="77777777">
                  <w:pPr>
                    <w:pStyle w:val="Compact"/>
                    <w:spacing w:before="36" w:after="36"/>
                    <w:jc w:val="center"/>
                    <w:rPr/>
                  </w:pPr>
                  <w:r>
                    <w:rPr/>
                    <w:t>Endemia</w:t>
                  </w:r>
                </w:p>
              </w:tc>
              <w:tc>
                <w:tcPr>
                  <w:cnfStyle w:val="000010000000" w:firstRow="0" w:lastRow="0" w:firstColumn="0" w:lastColumn="0" w:oddVBand="1" w:evenVBand="0" w:oddHBand="0" w:evenHBand="0" w:firstRowFirstColumn="0" w:firstRowLastColumn="0" w:lastRowFirstColumn="0" w:lastRowLastColumn="0"/>
                  <w:tcW w:w="1504" w:type="dxa"/>
                  <w:tcBorders/>
                  <w:tcMar/>
                </w:tcPr>
                <w:p w14:paraId="2D4CC227" wp14:textId="77777777">
                  <w:pPr>
                    <w:pStyle w:val="Compact"/>
                    <w:spacing w:before="36" w:after="36"/>
                    <w:jc w:val="center"/>
                    <w:rPr/>
                  </w:pPr>
                  <w:r>
                    <w:rPr/>
                    <w:t>ENDEMIA</w:t>
                  </w:r>
                </w:p>
              </w:tc>
              <w:tc>
                <w:tcPr>
                  <w:cnfStyle w:val="000001000000" w:firstRow="0" w:lastRow="0" w:firstColumn="0" w:lastColumn="0" w:oddVBand="0" w:evenVBand="1" w:oddHBand="0" w:evenHBand="0" w:firstRowFirstColumn="0" w:firstRowLastColumn="0" w:lastRowFirstColumn="0" w:lastRowLastColumn="0"/>
                  <w:tcW w:w="2422" w:type="dxa"/>
                  <w:tcBorders/>
                  <w:tcMar/>
                </w:tcPr>
                <w:p w14:paraId="4B7CE119" wp14:textId="77777777">
                  <w:pPr>
                    <w:pStyle w:val="Compact"/>
                    <w:spacing w:before="36" w:after="36"/>
                    <w:jc w:val="center"/>
                    <w:rPr/>
                  </w:pPr>
                  <w:r>
                    <w:rPr/>
                    <w:t>GEOREP (plateforme web)</w:t>
                  </w:r>
                </w:p>
              </w:tc>
              <w:tc>
                <w:tcPr>
                  <w:cnfStyle w:val="000010000000" w:firstRow="0" w:lastRow="0" w:firstColumn="0" w:lastColumn="0" w:oddVBand="1" w:evenVBand="0" w:oddHBand="0" w:evenHBand="0" w:firstRowFirstColumn="0" w:firstRowLastColumn="0" w:lastRowFirstColumn="0" w:lastRowLastColumn="0"/>
                  <w:tcW w:w="785" w:type="dxa"/>
                  <w:tcBorders/>
                  <w:tcMar/>
                </w:tcPr>
                <w:p w14:paraId="39364001" wp14:textId="77777777">
                  <w:pPr>
                    <w:pStyle w:val="Compact"/>
                    <w:spacing w:before="36" w:after="36"/>
                    <w:jc w:val="center"/>
                    <w:rPr/>
                  </w:pPr>
                  <w:r>
                    <w:rPr/>
                    <w:t>Disponible</w:t>
                  </w:r>
                </w:p>
              </w:tc>
            </w:tr>
            <w:tr w:rsidTr="6F78660E" w14:paraId="64FD5C36" wp14:textId="77777777">
              <w:trPr/>
              <w:tc>
                <w:tcPr>
                  <w:cnfStyle w:val="000010000000" w:firstRow="0" w:lastRow="0" w:firstColumn="0" w:lastColumn="0" w:oddVBand="1" w:evenVBand="0" w:oddHBand="0" w:evenHBand="0" w:firstRowFirstColumn="0" w:firstRowLastColumn="0" w:lastRowFirstColumn="0" w:lastRowLastColumn="0"/>
                  <w:tcW w:w="6740" w:type="dxa"/>
                  <w:tcBorders/>
                  <w:tcMar/>
                </w:tcPr>
                <w:p w14:paraId="00B7252E" wp14:textId="77777777">
                  <w:pPr>
                    <w:pStyle w:val="Compact"/>
                    <w:spacing w:before="36" w:after="36"/>
                    <w:jc w:val="center"/>
                    <w:rPr/>
                  </w:pPr>
                  <w:r>
                    <w:rPr/>
                    <w:t>Esri World Imagery</w:t>
                  </w:r>
                </w:p>
              </w:tc>
              <w:tc>
                <w:tcPr>
                  <w:cnfStyle w:val="000001000000" w:firstRow="0" w:lastRow="0" w:firstColumn="0" w:lastColumn="0" w:oddVBand="0" w:evenVBand="1" w:oddHBand="0" w:evenHBand="0" w:firstRowFirstColumn="0" w:firstRowLastColumn="0" w:lastRowFirstColumn="0" w:lastRowLastColumn="0"/>
                  <w:tcW w:w="2291" w:type="dxa"/>
                  <w:tcBorders/>
                  <w:tcMar/>
                </w:tcPr>
                <w:p w14:paraId="44FE6465" wp14:textId="77777777">
                  <w:pPr>
                    <w:pStyle w:val="Compact"/>
                    <w:spacing w:before="36" w:after="36"/>
                    <w:jc w:val="center"/>
                    <w:rPr/>
                  </w:pPr>
                  <w:r>
                    <w:rPr/>
                    <w:t>Esri</w:t>
                  </w:r>
                </w:p>
              </w:tc>
              <w:tc>
                <w:tcPr>
                  <w:cnfStyle w:val="000010000000" w:firstRow="0" w:lastRow="0" w:firstColumn="0" w:lastColumn="0" w:oddVBand="1" w:evenVBand="0" w:oddHBand="0" w:evenHBand="0" w:firstRowFirstColumn="0" w:firstRowLastColumn="0" w:lastRowFirstColumn="0" w:lastRowLastColumn="0"/>
                  <w:tcW w:w="1504" w:type="dxa"/>
                  <w:tcBorders/>
                  <w:tcMar/>
                </w:tcPr>
                <w:p w14:paraId="78809C8F" wp14:textId="77777777">
                  <w:pPr>
                    <w:pStyle w:val="Compact"/>
                    <w:spacing w:before="36" w:after="36"/>
                    <w:jc w:val="center"/>
                    <w:rPr/>
                  </w:pPr>
                  <w:r>
                    <w:rPr/>
                    <w:t>Esri</w:t>
                  </w:r>
                </w:p>
              </w:tc>
              <w:tc>
                <w:tcPr>
                  <w:cnfStyle w:val="000001000000" w:firstRow="0" w:lastRow="0" w:firstColumn="0" w:lastColumn="0" w:oddVBand="0" w:evenVBand="1" w:oddHBand="0" w:evenHBand="0" w:firstRowFirstColumn="0" w:firstRowLastColumn="0" w:lastRowFirstColumn="0" w:lastRowLastColumn="0"/>
                  <w:tcW w:w="2422" w:type="dxa"/>
                  <w:tcBorders/>
                  <w:tcMar/>
                </w:tcPr>
                <w:p w14:paraId="7592CE11" wp14:textId="77777777">
                  <w:pPr>
                    <w:pStyle w:val="Compact"/>
                    <w:spacing w:before="36" w:after="36"/>
                    <w:jc w:val="center"/>
                    <w:rPr/>
                  </w:pPr>
                  <w:r>
                    <w:rPr/>
                    <w:t>ESRI (API)</w:t>
                  </w:r>
                </w:p>
              </w:tc>
              <w:tc>
                <w:tcPr>
                  <w:cnfStyle w:val="000010000000" w:firstRow="0" w:lastRow="0" w:firstColumn="0" w:lastColumn="0" w:oddVBand="1" w:evenVBand="0" w:oddHBand="0" w:evenHBand="0" w:firstRowFirstColumn="0" w:firstRowLastColumn="0" w:lastRowFirstColumn="0" w:lastRowLastColumn="0"/>
                  <w:tcW w:w="785" w:type="dxa"/>
                  <w:tcBorders/>
                  <w:tcMar/>
                </w:tcPr>
                <w:p w14:paraId="7507448F" wp14:textId="77777777">
                  <w:pPr>
                    <w:pStyle w:val="Compact"/>
                    <w:spacing w:before="36" w:after="36"/>
                    <w:jc w:val="center"/>
                    <w:rPr/>
                  </w:pPr>
                  <w:r>
                    <w:rPr/>
                    <w:t>Disponible</w:t>
                  </w:r>
                </w:p>
              </w:tc>
            </w:tr>
            <w:tr w:rsidTr="6F78660E" w14:paraId="00A7754B" wp14:textId="77777777">
              <w:trPr/>
              <w:tc>
                <w:tcPr>
                  <w:cnfStyle w:val="000010000000" w:firstRow="0" w:lastRow="0" w:firstColumn="0" w:lastColumn="0" w:oddVBand="1" w:evenVBand="0" w:oddHBand="0" w:evenHBand="0" w:firstRowFirstColumn="0" w:firstRowLastColumn="0" w:lastRowFirstColumn="0" w:lastRowLastColumn="0"/>
                  <w:tcW w:w="6740" w:type="dxa"/>
                  <w:tcBorders/>
                  <w:tcMar/>
                </w:tcPr>
                <w:p w14:paraId="32AECA6F" wp14:textId="77777777">
                  <w:pPr>
                    <w:pStyle w:val="Compact"/>
                    <w:spacing w:before="36" w:after="36"/>
                    <w:jc w:val="center"/>
                    <w:rPr/>
                  </w:pPr>
                  <w:r>
                    <w:rPr/>
                    <w:t>Références hydrographiques (fond imagerie / cartographie / terrain / bassin versant)</w:t>
                  </w:r>
                </w:p>
              </w:tc>
              <w:tc>
                <w:tcPr>
                  <w:cnfStyle w:val="000001000000" w:firstRow="0" w:lastRow="0" w:firstColumn="0" w:lastColumn="0" w:oddVBand="0" w:evenVBand="1" w:oddHBand="0" w:evenHBand="0" w:firstRowFirstColumn="0" w:firstRowLastColumn="0" w:lastRowFirstColumn="0" w:lastRowLastColumn="0"/>
                  <w:tcW w:w="2291" w:type="dxa"/>
                  <w:tcBorders/>
                  <w:tcMar/>
                </w:tcPr>
                <w:p w14:paraId="516FD185" wp14:textId="77777777">
                  <w:pPr>
                    <w:pStyle w:val="Compact"/>
                    <w:spacing w:before="36" w:after="36"/>
                    <w:jc w:val="center"/>
                    <w:rPr/>
                  </w:pPr>
                  <w:r>
                    <w:rPr/>
                    <w:t>GEOREP</w:t>
                  </w:r>
                </w:p>
              </w:tc>
              <w:tc>
                <w:tcPr>
                  <w:cnfStyle w:val="000010000000" w:firstRow="0" w:lastRow="0" w:firstColumn="0" w:lastColumn="0" w:oddVBand="1" w:evenVBand="0" w:oddHBand="0" w:evenHBand="0" w:firstRowFirstColumn="0" w:firstRowLastColumn="0" w:lastRowFirstColumn="0" w:lastRowLastColumn="0"/>
                  <w:tcW w:w="1504" w:type="dxa"/>
                  <w:tcBorders/>
                  <w:tcMar/>
                </w:tcPr>
                <w:p w14:paraId="49D64CE0" wp14:textId="77777777">
                  <w:pPr>
                    <w:pStyle w:val="Compact"/>
                    <w:spacing w:before="36" w:after="36"/>
                    <w:jc w:val="center"/>
                    <w:rPr/>
                  </w:pPr>
                  <w:r>
                    <w:rPr/>
                    <w:t>GEOREP</w:t>
                  </w:r>
                </w:p>
              </w:tc>
              <w:tc>
                <w:tcPr>
                  <w:cnfStyle w:val="000001000000" w:firstRow="0" w:lastRow="0" w:firstColumn="0" w:lastColumn="0" w:oddVBand="0" w:evenVBand="1" w:oddHBand="0" w:evenHBand="0" w:firstRowFirstColumn="0" w:firstRowLastColumn="0" w:lastRowFirstColumn="0" w:lastRowLastColumn="0"/>
                  <w:tcW w:w="2422" w:type="dxa"/>
                  <w:tcBorders/>
                  <w:tcMar/>
                </w:tcPr>
                <w:p w14:paraId="2F043C8F" wp14:textId="77777777">
                  <w:pPr>
                    <w:pStyle w:val="Compact"/>
                    <w:spacing w:before="36" w:after="36"/>
                    <w:jc w:val="center"/>
                    <w:rPr/>
                  </w:pPr>
                  <w:r>
                    <w:rPr/>
                    <w:t>GEOREP (plateforme web)</w:t>
                  </w:r>
                </w:p>
              </w:tc>
              <w:tc>
                <w:tcPr>
                  <w:cnfStyle w:val="000010000000" w:firstRow="0" w:lastRow="0" w:firstColumn="0" w:lastColumn="0" w:oddVBand="1" w:evenVBand="0" w:oddHBand="0" w:evenHBand="0" w:firstRowFirstColumn="0" w:firstRowLastColumn="0" w:lastRowFirstColumn="0" w:lastRowLastColumn="0"/>
                  <w:tcW w:w="785" w:type="dxa"/>
                  <w:tcBorders/>
                  <w:tcMar/>
                </w:tcPr>
                <w:p w14:paraId="344653BA" wp14:textId="77777777">
                  <w:pPr>
                    <w:pStyle w:val="Compact"/>
                    <w:spacing w:before="36" w:after="36"/>
                    <w:jc w:val="center"/>
                    <w:rPr/>
                  </w:pPr>
                  <w:r>
                    <w:rPr/>
                    <w:t>Disponible</w:t>
                  </w:r>
                </w:p>
              </w:tc>
            </w:tr>
            <w:tr w:rsidTr="6F78660E" w14:paraId="2B5FACBC" wp14:textId="77777777">
              <w:trPr/>
              <w:tc>
                <w:tcPr>
                  <w:cnfStyle w:val="000010000000" w:firstRow="0" w:lastRow="0" w:firstColumn="0" w:lastColumn="0" w:oddVBand="1" w:evenVBand="0" w:oddHBand="0" w:evenHBand="0" w:firstRowFirstColumn="0" w:firstRowLastColumn="0" w:lastRowFirstColumn="0" w:lastRowLastColumn="0"/>
                  <w:tcW w:w="6740" w:type="dxa"/>
                  <w:tcBorders/>
                  <w:tcMar/>
                </w:tcPr>
                <w:p w14:paraId="33D1EB94" wp14:textId="77777777">
                  <w:pPr>
                    <w:pStyle w:val="Compact"/>
                    <w:spacing w:before="36" w:after="36"/>
                    <w:jc w:val="center"/>
                    <w:rPr/>
                  </w:pPr>
                  <w:r>
                    <w:rPr/>
                    <w:t>Satellite Google</w:t>
                  </w:r>
                </w:p>
              </w:tc>
              <w:tc>
                <w:tcPr>
                  <w:cnfStyle w:val="000001000000" w:firstRow="0" w:lastRow="0" w:firstColumn="0" w:lastColumn="0" w:oddVBand="0" w:evenVBand="1" w:oddHBand="0" w:evenHBand="0" w:firstRowFirstColumn="0" w:firstRowLastColumn="0" w:lastRowFirstColumn="0" w:lastRowLastColumn="0"/>
                  <w:tcW w:w="2291" w:type="dxa"/>
                  <w:tcBorders/>
                  <w:tcMar/>
                </w:tcPr>
                <w:p w14:paraId="540A8755" wp14:textId="77777777">
                  <w:pPr>
                    <w:pStyle w:val="Compact"/>
                    <w:spacing w:before="36" w:after="36"/>
                    <w:jc w:val="center"/>
                    <w:rPr/>
                  </w:pPr>
                  <w:r>
                    <w:rPr/>
                    <w:t>Google</w:t>
                  </w:r>
                </w:p>
              </w:tc>
              <w:tc>
                <w:tcPr>
                  <w:cnfStyle w:val="000010000000" w:firstRow="0" w:lastRow="0" w:firstColumn="0" w:lastColumn="0" w:oddVBand="1" w:evenVBand="0" w:oddHBand="0" w:evenHBand="0" w:firstRowFirstColumn="0" w:firstRowLastColumn="0" w:lastRowFirstColumn="0" w:lastRowLastColumn="0"/>
                  <w:tcW w:w="1504" w:type="dxa"/>
                  <w:tcBorders/>
                  <w:tcMar/>
                </w:tcPr>
                <w:p w14:paraId="510B7D57" wp14:textId="77777777">
                  <w:pPr>
                    <w:pStyle w:val="Compact"/>
                    <w:spacing w:before="36" w:after="36"/>
                    <w:jc w:val="center"/>
                    <w:rPr/>
                  </w:pPr>
                  <w:r>
                    <w:rPr/>
                    <w:t>Google</w:t>
                  </w:r>
                </w:p>
              </w:tc>
              <w:tc>
                <w:tcPr>
                  <w:cnfStyle w:val="000001000000" w:firstRow="0" w:lastRow="0" w:firstColumn="0" w:lastColumn="0" w:oddVBand="0" w:evenVBand="1" w:oddHBand="0" w:evenHBand="0" w:firstRowFirstColumn="0" w:firstRowLastColumn="0" w:lastRowFirstColumn="0" w:lastRowLastColumn="0"/>
                  <w:tcW w:w="2422" w:type="dxa"/>
                  <w:tcBorders/>
                  <w:tcMar/>
                </w:tcPr>
                <w:p w14:paraId="6A0639F8" wp14:textId="77777777">
                  <w:pPr>
                    <w:pStyle w:val="Compact"/>
                    <w:spacing w:before="36" w:after="36"/>
                    <w:jc w:val="center"/>
                    <w:rPr/>
                  </w:pPr>
                  <w:r>
                    <w:rPr/>
                    <w:t>Google earth engine (GEE API)</w:t>
                  </w:r>
                </w:p>
              </w:tc>
              <w:tc>
                <w:tcPr>
                  <w:cnfStyle w:val="000010000000" w:firstRow="0" w:lastRow="0" w:firstColumn="0" w:lastColumn="0" w:oddVBand="1" w:evenVBand="0" w:oddHBand="0" w:evenHBand="0" w:firstRowFirstColumn="0" w:firstRowLastColumn="0" w:lastRowFirstColumn="0" w:lastRowLastColumn="0"/>
                  <w:tcW w:w="785" w:type="dxa"/>
                  <w:tcBorders/>
                  <w:tcMar/>
                </w:tcPr>
                <w:p w14:paraId="7D5EBE6C" wp14:textId="77777777">
                  <w:pPr>
                    <w:pStyle w:val="Compact"/>
                    <w:spacing w:before="36" w:after="36"/>
                    <w:jc w:val="center"/>
                    <w:rPr/>
                  </w:pPr>
                  <w:r>
                    <w:rPr/>
                    <w:t>Disponible</w:t>
                  </w:r>
                </w:p>
              </w:tc>
            </w:tr>
            <w:tr w:rsidTr="6F78660E" w14:paraId="35BC00F6" wp14:textId="77777777">
              <w:trPr/>
              <w:tc>
                <w:tcPr>
                  <w:cnfStyle w:val="000010000000" w:firstRow="0" w:lastRow="0" w:firstColumn="0" w:lastColumn="0" w:oddVBand="1" w:evenVBand="0" w:oddHBand="0" w:evenHBand="0" w:firstRowFirstColumn="0" w:firstRowLastColumn="0" w:lastRowFirstColumn="0" w:lastRowLastColumn="0"/>
                  <w:tcW w:w="6740" w:type="dxa"/>
                  <w:tcBorders/>
                  <w:tcMar/>
                </w:tcPr>
                <w:p w14:paraId="51083793" wp14:textId="77777777">
                  <w:pPr>
                    <w:pStyle w:val="Compact"/>
                    <w:spacing w:before="36" w:after="36"/>
                    <w:jc w:val="center"/>
                    <w:rPr/>
                  </w:pPr>
                  <w:r>
                    <w:rPr/>
                    <w:t>Typologie de l’habitat</w:t>
                  </w:r>
                </w:p>
              </w:tc>
              <w:tc>
                <w:tcPr>
                  <w:cnfStyle w:val="000001000000" w:firstRow="0" w:lastRow="0" w:firstColumn="0" w:lastColumn="0" w:oddVBand="0" w:evenVBand="1" w:oddHBand="0" w:evenHBand="0" w:firstRowFirstColumn="0" w:firstRowLastColumn="0" w:lastRowFirstColumn="0" w:lastRowLastColumn="0"/>
                  <w:tcW w:w="2291" w:type="dxa"/>
                  <w:tcBorders/>
                  <w:tcMar/>
                </w:tcPr>
                <w:p w14:paraId="168B4A71" wp14:textId="77777777">
                  <w:pPr>
                    <w:pStyle w:val="Compact"/>
                    <w:spacing w:before="36" w:after="36"/>
                    <w:jc w:val="center"/>
                    <w:rPr/>
                  </w:pPr>
                  <w:r>
                    <w:rPr/>
                    <w:t>ISEE</w:t>
                  </w:r>
                </w:p>
              </w:tc>
              <w:tc>
                <w:tcPr>
                  <w:cnfStyle w:val="000010000000" w:firstRow="0" w:lastRow="0" w:firstColumn="0" w:lastColumn="0" w:oddVBand="1" w:evenVBand="0" w:oddHBand="0" w:evenHBand="0" w:firstRowFirstColumn="0" w:firstRowLastColumn="0" w:lastRowFirstColumn="0" w:lastRowLastColumn="0"/>
                  <w:tcW w:w="1504" w:type="dxa"/>
                  <w:tcBorders/>
                  <w:tcMar/>
                </w:tcPr>
                <w:p w14:paraId="7B643FF2" wp14:textId="77777777">
                  <w:pPr>
                    <w:pStyle w:val="Compact"/>
                    <w:spacing w:before="36" w:after="36"/>
                    <w:jc w:val="center"/>
                    <w:rPr/>
                  </w:pPr>
                  <w:r>
                    <w:rPr/>
                    <w:t>ISEE</w:t>
                  </w:r>
                </w:p>
              </w:tc>
              <w:tc>
                <w:tcPr>
                  <w:cnfStyle w:val="000001000000" w:firstRow="0" w:lastRow="0" w:firstColumn="0" w:lastColumn="0" w:oddVBand="0" w:evenVBand="1" w:oddHBand="0" w:evenHBand="0" w:firstRowFirstColumn="0" w:firstRowLastColumn="0" w:lastRowFirstColumn="0" w:lastRowLastColumn="0"/>
                  <w:tcW w:w="2422" w:type="dxa"/>
                  <w:tcBorders/>
                  <w:tcMar/>
                </w:tcPr>
                <w:p w14:paraId="280EAE48" wp14:textId="77777777">
                  <w:pPr>
                    <w:pStyle w:val="Compact"/>
                    <w:spacing w:before="36" w:after="36"/>
                    <w:jc w:val="center"/>
                    <w:rPr/>
                  </w:pPr>
                  <w:r>
                    <w:rPr/>
                    <w:t>Convention requise</w:t>
                  </w:r>
                </w:p>
              </w:tc>
              <w:tc>
                <w:tcPr>
                  <w:cnfStyle w:val="000010000000" w:firstRow="0" w:lastRow="0" w:firstColumn="0" w:lastColumn="0" w:oddVBand="1" w:evenVBand="0" w:oddHBand="0" w:evenHBand="0" w:firstRowFirstColumn="0" w:firstRowLastColumn="0" w:lastRowFirstColumn="0" w:lastRowLastColumn="0"/>
                  <w:tcW w:w="785" w:type="dxa"/>
                  <w:tcBorders/>
                  <w:tcMar/>
                </w:tcPr>
                <w:p w14:paraId="4A950A63" wp14:textId="77777777">
                  <w:pPr>
                    <w:pStyle w:val="Compact"/>
                    <w:spacing w:before="36" w:after="36"/>
                    <w:jc w:val="center"/>
                    <w:rPr/>
                  </w:pPr>
                  <w:r>
                    <w:rPr/>
                    <w:t>Disponible</w:t>
                  </w:r>
                </w:p>
              </w:tc>
            </w:tr>
            <w:tr w:rsidTr="6F78660E" w14:paraId="0792ECE0" wp14:textId="77777777">
              <w:trPr/>
              <w:tc>
                <w:tcPr>
                  <w:cnfStyle w:val="000010000000" w:firstRow="0" w:lastRow="0" w:firstColumn="0" w:lastColumn="0" w:oddVBand="1" w:evenVBand="0" w:oddHBand="0" w:evenHBand="0" w:firstRowFirstColumn="0" w:firstRowLastColumn="0" w:lastRowFirstColumn="0" w:lastRowLastColumn="0"/>
                  <w:tcW w:w="6740" w:type="dxa"/>
                  <w:tcBorders/>
                  <w:tcMar/>
                </w:tcPr>
                <w:p w14:paraId="759797D3" wp14:textId="77777777">
                  <w:pPr>
                    <w:pStyle w:val="Compact"/>
                    <w:spacing w:before="36" w:after="36"/>
                    <w:jc w:val="center"/>
                    <w:rPr/>
                  </w:pPr>
                  <w:r>
                    <w:rPr/>
                    <w:t>Aire coutumière</w:t>
                  </w:r>
                </w:p>
              </w:tc>
              <w:tc>
                <w:tcPr>
                  <w:cnfStyle w:val="000001000000" w:firstRow="0" w:lastRow="0" w:firstColumn="0" w:lastColumn="0" w:oddVBand="0" w:evenVBand="1" w:oddHBand="0" w:evenHBand="0" w:firstRowFirstColumn="0" w:firstRowLastColumn="0" w:lastRowFirstColumn="0" w:lastRowLastColumn="0"/>
                  <w:tcW w:w="2291" w:type="dxa"/>
                  <w:tcBorders/>
                  <w:tcMar/>
                </w:tcPr>
                <w:p w14:paraId="70CF2959" wp14:textId="77777777">
                  <w:pPr>
                    <w:pStyle w:val="Compact"/>
                    <w:spacing w:before="36" w:after="36"/>
                    <w:jc w:val="center"/>
                    <w:rPr/>
                  </w:pPr>
                  <w:r>
                    <w:rPr/>
                    <w:t>Institutions coutumières</w:t>
                  </w:r>
                </w:p>
              </w:tc>
              <w:tc>
                <w:tcPr>
                  <w:cnfStyle w:val="000010000000" w:firstRow="0" w:lastRow="0" w:firstColumn="0" w:lastColumn="0" w:oddVBand="1" w:evenVBand="0" w:oddHBand="0" w:evenHBand="0" w:firstRowFirstColumn="0" w:firstRowLastColumn="0" w:lastRowFirstColumn="0" w:lastRowLastColumn="0"/>
                  <w:tcW w:w="1504" w:type="dxa"/>
                  <w:tcBorders/>
                  <w:tcMar/>
                </w:tcPr>
                <w:p w14:paraId="78C3FE92" wp14:textId="77777777">
                  <w:pPr>
                    <w:pStyle w:val="Compact"/>
                    <w:spacing w:before="36" w:after="36"/>
                    <w:jc w:val="center"/>
                    <w:rPr/>
                  </w:pPr>
                  <w:r>
                    <w:rPr/>
                    <w:t>GEOREP</w:t>
                  </w:r>
                </w:p>
              </w:tc>
              <w:tc>
                <w:tcPr>
                  <w:cnfStyle w:val="000001000000" w:firstRow="0" w:lastRow="0" w:firstColumn="0" w:lastColumn="0" w:oddVBand="0" w:evenVBand="1" w:oddHBand="0" w:evenHBand="0" w:firstRowFirstColumn="0" w:firstRowLastColumn="0" w:lastRowFirstColumn="0" w:lastRowLastColumn="0"/>
                  <w:tcW w:w="2422" w:type="dxa"/>
                  <w:tcBorders/>
                  <w:tcMar/>
                </w:tcPr>
                <w:p w14:paraId="583DD985" wp14:textId="77777777">
                  <w:pPr>
                    <w:pStyle w:val="Compact"/>
                    <w:spacing w:before="36" w:after="36"/>
                    <w:jc w:val="center"/>
                    <w:rPr/>
                  </w:pPr>
                  <w:r>
                    <w:rPr/>
                    <w:t>GEOREP (plateforme web)</w:t>
                  </w:r>
                </w:p>
              </w:tc>
              <w:tc>
                <w:tcPr>
                  <w:cnfStyle w:val="000010000000" w:firstRow="0" w:lastRow="0" w:firstColumn="0" w:lastColumn="0" w:oddVBand="1" w:evenVBand="0" w:oddHBand="0" w:evenHBand="0" w:firstRowFirstColumn="0" w:firstRowLastColumn="0" w:lastRowFirstColumn="0" w:lastRowLastColumn="0"/>
                  <w:tcW w:w="785" w:type="dxa"/>
                  <w:tcBorders/>
                  <w:tcMar/>
                </w:tcPr>
                <w:p w14:paraId="604B6991" wp14:textId="77777777">
                  <w:pPr>
                    <w:pStyle w:val="Compact"/>
                    <w:spacing w:before="36" w:after="36"/>
                    <w:jc w:val="center"/>
                    <w:rPr/>
                  </w:pPr>
                  <w:r>
                    <w:rPr/>
                    <w:t>Disponible</w:t>
                  </w:r>
                </w:p>
              </w:tc>
            </w:tr>
            <w:tr w:rsidTr="6F78660E" w14:paraId="7B47F07E" wp14:textId="77777777">
              <w:trPr/>
              <w:tc>
                <w:tcPr>
                  <w:cnfStyle w:val="000010000000" w:firstRow="0" w:lastRow="0" w:firstColumn="0" w:lastColumn="0" w:oddVBand="1" w:evenVBand="0" w:oddHBand="0" w:evenHBand="0" w:firstRowFirstColumn="0" w:firstRowLastColumn="0" w:lastRowFirstColumn="0" w:lastRowLastColumn="0"/>
                  <w:tcW w:w="6740" w:type="dxa"/>
                  <w:tcBorders/>
                  <w:tcMar/>
                </w:tcPr>
                <w:p w14:paraId="2E1E4959" wp14:textId="77777777">
                  <w:pPr>
                    <w:pStyle w:val="Compact"/>
                    <w:spacing w:before="36" w:after="36"/>
                    <w:jc w:val="center"/>
                    <w:rPr/>
                  </w:pPr>
                  <w:r>
                    <w:rPr/>
                    <w:t>Tribu</w:t>
                  </w:r>
                </w:p>
              </w:tc>
              <w:tc>
                <w:tcPr>
                  <w:cnfStyle w:val="000001000000" w:firstRow="0" w:lastRow="0" w:firstColumn="0" w:lastColumn="0" w:oddVBand="0" w:evenVBand="1" w:oddHBand="0" w:evenHBand="0" w:firstRowFirstColumn="0" w:firstRowLastColumn="0" w:lastRowFirstColumn="0" w:lastRowLastColumn="0"/>
                  <w:tcW w:w="2291" w:type="dxa"/>
                  <w:tcBorders/>
                  <w:tcMar/>
                </w:tcPr>
                <w:p w14:paraId="4EE6F189" wp14:textId="77777777">
                  <w:pPr>
                    <w:pStyle w:val="Compact"/>
                    <w:spacing w:before="36" w:after="36"/>
                    <w:jc w:val="center"/>
                    <w:rPr/>
                  </w:pPr>
                  <w:r>
                    <w:rPr/>
                    <w:t>Institutions coutumières</w:t>
                  </w:r>
                </w:p>
              </w:tc>
              <w:tc>
                <w:tcPr>
                  <w:cnfStyle w:val="000010000000" w:firstRow="0" w:lastRow="0" w:firstColumn="0" w:lastColumn="0" w:oddVBand="1" w:evenVBand="0" w:oddHBand="0" w:evenHBand="0" w:firstRowFirstColumn="0" w:firstRowLastColumn="0" w:lastRowFirstColumn="0" w:lastRowLastColumn="0"/>
                  <w:tcW w:w="1504" w:type="dxa"/>
                  <w:tcBorders/>
                  <w:tcMar/>
                </w:tcPr>
                <w:p w14:paraId="78466272" wp14:textId="77777777">
                  <w:pPr>
                    <w:pStyle w:val="Compact"/>
                    <w:spacing w:before="36" w:after="36"/>
                    <w:jc w:val="center"/>
                    <w:rPr/>
                  </w:pPr>
                  <w:r>
                    <w:rPr/>
                    <w:t>GEOREP</w:t>
                  </w:r>
                </w:p>
              </w:tc>
              <w:tc>
                <w:tcPr>
                  <w:cnfStyle w:val="000001000000" w:firstRow="0" w:lastRow="0" w:firstColumn="0" w:lastColumn="0" w:oddVBand="0" w:evenVBand="1" w:oddHBand="0" w:evenHBand="0" w:firstRowFirstColumn="0" w:firstRowLastColumn="0" w:lastRowFirstColumn="0" w:lastRowLastColumn="0"/>
                  <w:tcW w:w="2422" w:type="dxa"/>
                  <w:tcBorders/>
                  <w:tcMar/>
                </w:tcPr>
                <w:p w14:paraId="64E55514" wp14:textId="77777777">
                  <w:pPr>
                    <w:pStyle w:val="Compact"/>
                    <w:spacing w:before="36" w:after="36"/>
                    <w:jc w:val="center"/>
                    <w:rPr/>
                  </w:pPr>
                  <w:r>
                    <w:rPr/>
                    <w:t>GEOREP (plateforme web)</w:t>
                  </w:r>
                </w:p>
              </w:tc>
              <w:tc>
                <w:tcPr>
                  <w:cnfStyle w:val="000010000000" w:firstRow="0" w:lastRow="0" w:firstColumn="0" w:lastColumn="0" w:oddVBand="1" w:evenVBand="0" w:oddHBand="0" w:evenHBand="0" w:firstRowFirstColumn="0" w:firstRowLastColumn="0" w:lastRowFirstColumn="0" w:lastRowLastColumn="0"/>
                  <w:tcW w:w="785" w:type="dxa"/>
                  <w:tcBorders/>
                  <w:tcMar/>
                </w:tcPr>
                <w:p w14:paraId="560DBE9A" wp14:textId="77777777">
                  <w:pPr>
                    <w:pStyle w:val="Compact"/>
                    <w:spacing w:before="36" w:after="36"/>
                    <w:jc w:val="center"/>
                    <w:rPr/>
                  </w:pPr>
                  <w:r>
                    <w:rPr/>
                    <w:t>Disponible</w:t>
                  </w:r>
                </w:p>
              </w:tc>
            </w:tr>
            <w:tr w:rsidTr="6F78660E" w14:paraId="4888AEA8" wp14:textId="77777777">
              <w:trPr/>
              <w:tc>
                <w:tcPr>
                  <w:cnfStyle w:val="000010000000" w:firstRow="0" w:lastRow="0" w:firstColumn="0" w:lastColumn="0" w:oddVBand="1" w:evenVBand="0" w:oddHBand="0" w:evenHBand="0" w:firstRowFirstColumn="0" w:firstRowLastColumn="0" w:lastRowFirstColumn="0" w:lastRowLastColumn="0"/>
                  <w:tcW w:w="6740" w:type="dxa"/>
                  <w:tcBorders/>
                  <w:tcMar/>
                </w:tcPr>
                <w:p w14:paraId="1EB8753B" wp14:textId="77777777">
                  <w:pPr>
                    <w:pStyle w:val="Compact"/>
                    <w:spacing w:before="36" w:after="36"/>
                    <w:jc w:val="center"/>
                    <w:rPr/>
                  </w:pPr>
                  <w:r>
                    <w:rPr/>
                    <w:t>Mapbox Satellite</w:t>
                  </w:r>
                </w:p>
              </w:tc>
              <w:tc>
                <w:tcPr>
                  <w:cnfStyle w:val="000001000000" w:firstRow="0" w:lastRow="0" w:firstColumn="0" w:lastColumn="0" w:oddVBand="0" w:evenVBand="1" w:oddHBand="0" w:evenHBand="0" w:firstRowFirstColumn="0" w:firstRowLastColumn="0" w:lastRowFirstColumn="0" w:lastRowLastColumn="0"/>
                  <w:tcW w:w="2291" w:type="dxa"/>
                  <w:tcBorders/>
                  <w:tcMar/>
                </w:tcPr>
                <w:p w14:paraId="4D53E55F" wp14:textId="77777777">
                  <w:pPr>
                    <w:pStyle w:val="Compact"/>
                    <w:spacing w:before="36" w:after="36"/>
                    <w:jc w:val="center"/>
                    <w:rPr/>
                  </w:pPr>
                  <w:r>
                    <w:rPr/>
                    <w:t>Mapbox</w:t>
                  </w:r>
                </w:p>
              </w:tc>
              <w:tc>
                <w:tcPr>
                  <w:cnfStyle w:val="000010000000" w:firstRow="0" w:lastRow="0" w:firstColumn="0" w:lastColumn="0" w:oddVBand="1" w:evenVBand="0" w:oddHBand="0" w:evenHBand="0" w:firstRowFirstColumn="0" w:firstRowLastColumn="0" w:lastRowFirstColumn="0" w:lastRowLastColumn="0"/>
                  <w:tcW w:w="1504" w:type="dxa"/>
                  <w:tcBorders/>
                  <w:tcMar/>
                </w:tcPr>
                <w:p w14:paraId="687933C7" wp14:textId="77777777">
                  <w:pPr>
                    <w:pStyle w:val="Compact"/>
                    <w:spacing w:before="36" w:after="36"/>
                    <w:jc w:val="center"/>
                    <w:rPr/>
                  </w:pPr>
                  <w:r>
                    <w:rPr/>
                    <w:t>Mapbox</w:t>
                  </w:r>
                </w:p>
              </w:tc>
              <w:tc>
                <w:tcPr>
                  <w:cnfStyle w:val="000001000000" w:firstRow="0" w:lastRow="0" w:firstColumn="0" w:lastColumn="0" w:oddVBand="0" w:evenVBand="1" w:oddHBand="0" w:evenHBand="0" w:firstRowFirstColumn="0" w:firstRowLastColumn="0" w:lastRowFirstColumn="0" w:lastRowLastColumn="0"/>
                  <w:tcW w:w="2422" w:type="dxa"/>
                  <w:tcBorders/>
                  <w:tcMar/>
                </w:tcPr>
                <w:p w14:paraId="111EDD21" wp14:textId="77777777">
                  <w:pPr>
                    <w:pStyle w:val="Compact"/>
                    <w:spacing w:before="36" w:after="36"/>
                    <w:jc w:val="center"/>
                    <w:rPr/>
                  </w:pPr>
                  <w:r>
                    <w:rPr/>
                    <w:t>Mapbox (API)</w:t>
                  </w:r>
                </w:p>
              </w:tc>
              <w:tc>
                <w:tcPr>
                  <w:cnfStyle w:val="000010000000" w:firstRow="0" w:lastRow="0" w:firstColumn="0" w:lastColumn="0" w:oddVBand="1" w:evenVBand="0" w:oddHBand="0" w:evenHBand="0" w:firstRowFirstColumn="0" w:firstRowLastColumn="0" w:lastRowFirstColumn="0" w:lastRowLastColumn="0"/>
                  <w:tcW w:w="785" w:type="dxa"/>
                  <w:tcBorders/>
                  <w:tcMar/>
                </w:tcPr>
                <w:p w14:paraId="0905616B" wp14:textId="77777777">
                  <w:pPr>
                    <w:pStyle w:val="Compact"/>
                    <w:spacing w:before="36" w:after="36"/>
                    <w:jc w:val="center"/>
                    <w:rPr/>
                  </w:pPr>
                  <w:r>
                    <w:rPr/>
                    <w:t>Disponible</w:t>
                  </w:r>
                </w:p>
              </w:tc>
            </w:tr>
            <w:tr w:rsidTr="6F78660E" w14:paraId="473D64E7" wp14:textId="77777777">
              <w:trPr/>
              <w:tc>
                <w:tcPr>
                  <w:cnfStyle w:val="000010000000" w:firstRow="0" w:lastRow="0" w:firstColumn="0" w:lastColumn="0" w:oddVBand="1" w:evenVBand="0" w:oddHBand="0" w:evenHBand="0" w:firstRowFirstColumn="0" w:firstRowLastColumn="0" w:lastRowFirstColumn="0" w:lastRowLastColumn="0"/>
                  <w:tcW w:w="6740" w:type="dxa"/>
                  <w:tcBorders/>
                  <w:tcMar/>
                </w:tcPr>
                <w:p w14:paraId="681C7E98" wp14:textId="77777777">
                  <w:pPr>
                    <w:pStyle w:val="Compact"/>
                    <w:spacing w:before="36" w:after="36"/>
                    <w:jc w:val="center"/>
                    <w:rPr/>
                  </w:pPr>
                  <w:r>
                    <w:rPr/>
                    <w:t>Bing Aerial</w:t>
                  </w:r>
                </w:p>
              </w:tc>
              <w:tc>
                <w:tcPr>
                  <w:cnfStyle w:val="000001000000" w:firstRow="0" w:lastRow="0" w:firstColumn="0" w:lastColumn="0" w:oddVBand="0" w:evenVBand="1" w:oddHBand="0" w:evenHBand="0" w:firstRowFirstColumn="0" w:firstRowLastColumn="0" w:lastRowFirstColumn="0" w:lastRowLastColumn="0"/>
                  <w:tcW w:w="2291" w:type="dxa"/>
                  <w:tcBorders/>
                  <w:tcMar/>
                </w:tcPr>
                <w:p w14:paraId="6DC50CBB" wp14:textId="77777777">
                  <w:pPr>
                    <w:pStyle w:val="Compact"/>
                    <w:spacing w:before="36" w:after="36"/>
                    <w:jc w:val="center"/>
                    <w:rPr/>
                  </w:pPr>
                  <w:r>
                    <w:rPr/>
                    <w:t>Microsoft</w:t>
                  </w:r>
                </w:p>
              </w:tc>
              <w:tc>
                <w:tcPr>
                  <w:cnfStyle w:val="000010000000" w:firstRow="0" w:lastRow="0" w:firstColumn="0" w:lastColumn="0" w:oddVBand="1" w:evenVBand="0" w:oddHBand="0" w:evenHBand="0" w:firstRowFirstColumn="0" w:firstRowLastColumn="0" w:lastRowFirstColumn="0" w:lastRowLastColumn="0"/>
                  <w:tcW w:w="1504" w:type="dxa"/>
                  <w:tcBorders/>
                  <w:tcMar/>
                </w:tcPr>
                <w:p w14:paraId="3861CD02" wp14:textId="77777777">
                  <w:pPr>
                    <w:pStyle w:val="Compact"/>
                    <w:spacing w:before="36" w:after="36"/>
                    <w:jc w:val="center"/>
                    <w:rPr/>
                  </w:pPr>
                  <w:r>
                    <w:rPr/>
                    <w:t>Microsoft</w:t>
                  </w:r>
                </w:p>
              </w:tc>
              <w:tc>
                <w:tcPr>
                  <w:cnfStyle w:val="000001000000" w:firstRow="0" w:lastRow="0" w:firstColumn="0" w:lastColumn="0" w:oddVBand="0" w:evenVBand="1" w:oddHBand="0" w:evenHBand="0" w:firstRowFirstColumn="0" w:firstRowLastColumn="0" w:lastRowFirstColumn="0" w:lastRowLastColumn="0"/>
                  <w:tcW w:w="2422" w:type="dxa"/>
                  <w:tcBorders/>
                  <w:tcMar/>
                </w:tcPr>
                <w:p w14:paraId="33D58FA7" wp14:textId="77777777">
                  <w:pPr>
                    <w:pStyle w:val="Compact"/>
                    <w:spacing w:before="36" w:after="36"/>
                    <w:jc w:val="center"/>
                    <w:rPr/>
                  </w:pPr>
                  <w:r>
                    <w:rPr/>
                    <w:t>Bing Microsoft (API)</w:t>
                  </w:r>
                </w:p>
              </w:tc>
              <w:tc>
                <w:tcPr>
                  <w:cnfStyle w:val="000010000000" w:firstRow="0" w:lastRow="0" w:firstColumn="0" w:lastColumn="0" w:oddVBand="1" w:evenVBand="0" w:oddHBand="0" w:evenHBand="0" w:firstRowFirstColumn="0" w:firstRowLastColumn="0" w:lastRowFirstColumn="0" w:lastRowLastColumn="0"/>
                  <w:tcW w:w="785" w:type="dxa"/>
                  <w:tcBorders/>
                  <w:tcMar/>
                </w:tcPr>
                <w:p w14:paraId="21694FEA" wp14:textId="77777777">
                  <w:pPr>
                    <w:pStyle w:val="Compact"/>
                    <w:spacing w:before="36" w:after="36"/>
                    <w:jc w:val="center"/>
                    <w:rPr/>
                  </w:pPr>
                  <w:r>
                    <w:rPr/>
                    <w:t>Disponible</w:t>
                  </w:r>
                </w:p>
              </w:tc>
            </w:tr>
            <w:tr w:rsidTr="6F78660E" w14:paraId="13F21F87" wp14:textId="77777777">
              <w:trPr/>
              <w:tc>
                <w:tcPr>
                  <w:cnfStyle w:val="000010000000" w:firstRow="0" w:lastRow="0" w:firstColumn="0" w:lastColumn="0" w:oddVBand="1" w:evenVBand="0" w:oddHBand="0" w:evenHBand="0" w:firstRowFirstColumn="0" w:firstRowLastColumn="0" w:lastRowFirstColumn="0" w:lastRowLastColumn="0"/>
                  <w:tcW w:w="6740" w:type="dxa"/>
                  <w:tcBorders/>
                  <w:tcMar/>
                </w:tcPr>
                <w:p w14:paraId="69003B8F" wp14:textId="77777777">
                  <w:pPr>
                    <w:pStyle w:val="Compact"/>
                    <w:spacing w:before="36" w:after="36"/>
                    <w:jc w:val="center"/>
                    <w:rPr/>
                  </w:pPr>
                  <w:r>
                    <w:rPr/>
                    <w:t>Pluviométrie – Stations Météo France</w:t>
                  </w:r>
                </w:p>
              </w:tc>
              <w:tc>
                <w:tcPr>
                  <w:cnfStyle w:val="000001000000" w:firstRow="0" w:lastRow="0" w:firstColumn="0" w:lastColumn="0" w:oddVBand="0" w:evenVBand="1" w:oddHBand="0" w:evenHBand="0" w:firstRowFirstColumn="0" w:firstRowLastColumn="0" w:lastRowFirstColumn="0" w:lastRowLastColumn="0"/>
                  <w:tcW w:w="2291" w:type="dxa"/>
                  <w:tcBorders/>
                  <w:tcMar/>
                </w:tcPr>
                <w:p w14:paraId="43DB648D" wp14:textId="77777777">
                  <w:pPr>
                    <w:pStyle w:val="Compact"/>
                    <w:spacing w:before="36" w:after="36"/>
                    <w:jc w:val="center"/>
                    <w:rPr/>
                  </w:pPr>
                  <w:r>
                    <w:rPr/>
                    <w:t>Météo France</w:t>
                  </w:r>
                </w:p>
              </w:tc>
              <w:tc>
                <w:tcPr>
                  <w:cnfStyle w:val="000010000000" w:firstRow="0" w:lastRow="0" w:firstColumn="0" w:lastColumn="0" w:oddVBand="1" w:evenVBand="0" w:oddHBand="0" w:evenHBand="0" w:firstRowFirstColumn="0" w:firstRowLastColumn="0" w:lastRowFirstColumn="0" w:lastRowLastColumn="0"/>
                  <w:tcW w:w="1504" w:type="dxa"/>
                  <w:tcBorders/>
                  <w:tcMar/>
                </w:tcPr>
                <w:p w14:paraId="27EFB10F" wp14:textId="77777777">
                  <w:pPr>
                    <w:pStyle w:val="Compact"/>
                    <w:spacing w:before="36" w:after="36"/>
                    <w:jc w:val="center"/>
                    <w:rPr/>
                  </w:pPr>
                  <w:r>
                    <w:rPr/>
                    <w:t>GEOREP</w:t>
                  </w:r>
                </w:p>
              </w:tc>
              <w:tc>
                <w:tcPr>
                  <w:cnfStyle w:val="000001000000" w:firstRow="0" w:lastRow="0" w:firstColumn="0" w:lastColumn="0" w:oddVBand="0" w:evenVBand="1" w:oddHBand="0" w:evenHBand="0" w:firstRowFirstColumn="0" w:firstRowLastColumn="0" w:lastRowFirstColumn="0" w:lastRowLastColumn="0"/>
                  <w:tcW w:w="2422" w:type="dxa"/>
                  <w:tcBorders/>
                  <w:tcMar/>
                </w:tcPr>
                <w:p w14:paraId="1143413E" wp14:textId="77777777">
                  <w:pPr>
                    <w:pStyle w:val="Compact"/>
                    <w:spacing w:before="36" w:after="36"/>
                    <w:jc w:val="center"/>
                  </w:pPr>
                  <w:commentRangeStart w:id="979569393"/>
                  <w:commentRangeStart w:id="47463100"/>
                  <w:r w:rsidR="6F78660E">
                    <w:rPr/>
                    <w:t>GEOREP (plateforme web</w:t>
                  </w:r>
                  <w:commentRangeEnd w:id="979569393"/>
                  <w:r>
                    <w:rPr>
                      <w:rStyle w:val="CommentReference"/>
                    </w:rPr>
                    <w:commentReference w:id="979569393"/>
                  </w:r>
                  <w:commentRangeEnd w:id="47463100"/>
                  <w:r>
                    <w:rPr>
                      <w:rStyle w:val="CommentReference"/>
                    </w:rPr>
                    <w:commentReference w:id="47463100"/>
                  </w:r>
                  <w:r w:rsidR="6F78660E">
                    <w:rPr/>
                    <w:t>)</w:t>
                  </w:r>
                </w:p>
              </w:tc>
              <w:tc>
                <w:tcPr>
                  <w:cnfStyle w:val="000010000000" w:firstRow="0" w:lastRow="0" w:firstColumn="0" w:lastColumn="0" w:oddVBand="1" w:evenVBand="0" w:oddHBand="0" w:evenHBand="0" w:firstRowFirstColumn="0" w:firstRowLastColumn="0" w:lastRowFirstColumn="0" w:lastRowLastColumn="0"/>
                  <w:tcW w:w="785" w:type="dxa"/>
                  <w:tcBorders/>
                  <w:tcMar/>
                </w:tcPr>
                <w:p w14:paraId="764742AD" wp14:textId="77777777">
                  <w:pPr>
                    <w:pStyle w:val="Compact"/>
                    <w:spacing w:before="36" w:after="36"/>
                    <w:jc w:val="center"/>
                    <w:rPr/>
                  </w:pPr>
                  <w:r>
                    <w:rPr/>
                    <w:t>Disponible</w:t>
                  </w:r>
                </w:p>
              </w:tc>
            </w:tr>
            <w:tr w:rsidTr="6F78660E" w14:paraId="531878A8" wp14:textId="77777777">
              <w:trPr/>
              <w:tc>
                <w:tcPr>
                  <w:cnfStyle w:val="000010000000" w:firstRow="0" w:lastRow="0" w:firstColumn="0" w:lastColumn="0" w:oddVBand="1" w:evenVBand="0" w:oddHBand="0" w:evenHBand="0" w:firstRowFirstColumn="0" w:firstRowLastColumn="0" w:lastRowFirstColumn="0" w:lastRowLastColumn="0"/>
                  <w:tcW w:w="6740" w:type="dxa"/>
                  <w:tcBorders/>
                  <w:tcMar/>
                </w:tcPr>
                <w:p w14:paraId="6CA9FB0B" wp14:textId="77777777">
                  <w:pPr>
                    <w:pStyle w:val="Compact"/>
                    <w:spacing w:before="36" w:after="36"/>
                    <w:jc w:val="center"/>
                    <w:rPr/>
                  </w:pPr>
                  <w:r>
                    <w:rPr/>
                    <w:t>Cartographie des formes érosives en Province Sud</w:t>
                  </w:r>
                </w:p>
              </w:tc>
              <w:tc>
                <w:tcPr>
                  <w:cnfStyle w:val="000001000000" w:firstRow="0" w:lastRow="0" w:firstColumn="0" w:lastColumn="0" w:oddVBand="0" w:evenVBand="1" w:oddHBand="0" w:evenHBand="0" w:firstRowFirstColumn="0" w:firstRowLastColumn="0" w:lastRowFirstColumn="0" w:lastRowLastColumn="0"/>
                  <w:tcW w:w="2291" w:type="dxa"/>
                  <w:tcBorders/>
                  <w:tcMar/>
                </w:tcPr>
                <w:p w14:paraId="0DF8F0A2" wp14:textId="77777777">
                  <w:pPr>
                    <w:pStyle w:val="Compact"/>
                    <w:spacing w:before="36" w:after="36"/>
                    <w:jc w:val="center"/>
                    <w:rPr/>
                  </w:pPr>
                  <w:r>
                    <w:rPr/>
                    <w:t>OEIL</w:t>
                  </w:r>
                </w:p>
              </w:tc>
              <w:tc>
                <w:tcPr>
                  <w:cnfStyle w:val="000010000000" w:firstRow="0" w:lastRow="0" w:firstColumn="0" w:lastColumn="0" w:oddVBand="1" w:evenVBand="0" w:oddHBand="0" w:evenHBand="0" w:firstRowFirstColumn="0" w:firstRowLastColumn="0" w:lastRowFirstColumn="0" w:lastRowLastColumn="0"/>
                  <w:tcW w:w="1504" w:type="dxa"/>
                  <w:tcBorders/>
                  <w:tcMar/>
                </w:tcPr>
                <w:p w14:paraId="0AF6F8D0" wp14:textId="77777777">
                  <w:pPr>
                    <w:pStyle w:val="Compact"/>
                    <w:spacing w:before="36" w:after="36"/>
                    <w:jc w:val="center"/>
                    <w:rPr/>
                  </w:pPr>
                  <w:r>
                    <w:rPr/>
                    <w:t>OEIL</w:t>
                  </w:r>
                </w:p>
              </w:tc>
              <w:tc>
                <w:tcPr>
                  <w:cnfStyle w:val="000001000000" w:firstRow="0" w:lastRow="0" w:firstColumn="0" w:lastColumn="0" w:oddVBand="0" w:evenVBand="1" w:oddHBand="0" w:evenHBand="0" w:firstRowFirstColumn="0" w:firstRowLastColumn="0" w:lastRowFirstColumn="0" w:lastRowLastColumn="0"/>
                  <w:tcW w:w="2422" w:type="dxa"/>
                  <w:tcBorders/>
                  <w:tcMar/>
                </w:tcPr>
                <w:p w14:paraId="31E124B8" wp14:textId="77777777">
                  <w:pPr>
                    <w:pStyle w:val="Compact"/>
                    <w:spacing w:before="36" w:after="36"/>
                    <w:jc w:val="center"/>
                    <w:rPr/>
                  </w:pPr>
                  <w:r>
                    <w:rPr/>
                    <w:t>GEOREP (plateforme web)</w:t>
                  </w:r>
                </w:p>
              </w:tc>
              <w:tc>
                <w:tcPr>
                  <w:cnfStyle w:val="000010000000" w:firstRow="0" w:lastRow="0" w:firstColumn="0" w:lastColumn="0" w:oddVBand="1" w:evenVBand="0" w:oddHBand="0" w:evenHBand="0" w:firstRowFirstColumn="0" w:firstRowLastColumn="0" w:lastRowFirstColumn="0" w:lastRowLastColumn="0"/>
                  <w:tcW w:w="785" w:type="dxa"/>
                  <w:tcBorders/>
                  <w:tcMar/>
                </w:tcPr>
                <w:p w14:paraId="5A9F2352" wp14:textId="77777777">
                  <w:pPr>
                    <w:pStyle w:val="Compact"/>
                    <w:spacing w:before="36" w:after="36"/>
                    <w:jc w:val="center"/>
                    <w:rPr/>
                  </w:pPr>
                  <w:r>
                    <w:rPr/>
                    <w:t>Disponible</w:t>
                  </w:r>
                </w:p>
              </w:tc>
            </w:tr>
            <w:tr w:rsidTr="6F78660E" w14:paraId="60A7B1C0" wp14:textId="77777777">
              <w:trPr/>
              <w:tc>
                <w:tcPr>
                  <w:cnfStyle w:val="000010000000" w:firstRow="0" w:lastRow="0" w:firstColumn="0" w:lastColumn="0" w:oddVBand="1" w:evenVBand="0" w:oddHBand="0" w:evenHBand="0" w:firstRowFirstColumn="0" w:firstRowLastColumn="0" w:lastRowFirstColumn="0" w:lastRowLastColumn="0"/>
                  <w:tcW w:w="6740" w:type="dxa"/>
                  <w:tcBorders/>
                  <w:tcMar/>
                </w:tcPr>
                <w:p w14:paraId="1D6FC071" wp14:textId="77777777">
                  <w:pPr>
                    <w:pStyle w:val="Compact"/>
                    <w:spacing w:before="36" w:after="36"/>
                    <w:jc w:val="center"/>
                    <w:rPr/>
                  </w:pPr>
                  <w:r>
                    <w:rPr/>
                    <w:t>Grille tuile H3</w:t>
                  </w:r>
                </w:p>
              </w:tc>
              <w:tc>
                <w:tcPr>
                  <w:cnfStyle w:val="000001000000" w:firstRow="0" w:lastRow="0" w:firstColumn="0" w:lastColumn="0" w:oddVBand="0" w:evenVBand="1" w:oddHBand="0" w:evenHBand="0" w:firstRowFirstColumn="0" w:firstRowLastColumn="0" w:lastRowFirstColumn="0" w:lastRowLastColumn="0"/>
                  <w:tcW w:w="2291" w:type="dxa"/>
                  <w:tcBorders/>
                  <w:tcMar/>
                </w:tcPr>
                <w:p w14:paraId="05F1C3DF" wp14:textId="77777777">
                  <w:pPr>
                    <w:pStyle w:val="Compact"/>
                    <w:spacing w:before="36" w:after="36"/>
                    <w:jc w:val="center"/>
                    <w:rPr/>
                  </w:pPr>
                  <w:r>
                    <w:rPr/>
                    <w:t>OEIL</w:t>
                  </w:r>
                </w:p>
              </w:tc>
              <w:tc>
                <w:tcPr>
                  <w:cnfStyle w:val="000010000000" w:firstRow="0" w:lastRow="0" w:firstColumn="0" w:lastColumn="0" w:oddVBand="1" w:evenVBand="0" w:oddHBand="0" w:evenHBand="0" w:firstRowFirstColumn="0" w:firstRowLastColumn="0" w:lastRowFirstColumn="0" w:lastRowLastColumn="0"/>
                  <w:tcW w:w="1504" w:type="dxa"/>
                  <w:tcBorders/>
                  <w:tcMar/>
                </w:tcPr>
                <w:p w14:paraId="651AC5F9" wp14:textId="77777777">
                  <w:pPr>
                    <w:pStyle w:val="Compact"/>
                    <w:spacing w:before="36" w:after="36"/>
                    <w:jc w:val="center"/>
                    <w:rPr/>
                  </w:pPr>
                  <w:r>
                    <w:rPr/>
                    <w:t>OEIL</w:t>
                  </w:r>
                </w:p>
              </w:tc>
              <w:tc>
                <w:tcPr>
                  <w:cnfStyle w:val="000001000000" w:firstRow="0" w:lastRow="0" w:firstColumn="0" w:lastColumn="0" w:oddVBand="0" w:evenVBand="1" w:oddHBand="0" w:evenHBand="0" w:firstRowFirstColumn="0" w:firstRowLastColumn="0" w:lastRowFirstColumn="0" w:lastRowLastColumn="0"/>
                  <w:tcW w:w="2422" w:type="dxa"/>
                  <w:tcBorders/>
                  <w:tcMar/>
                </w:tcPr>
                <w:p w14:paraId="74DDEFE5" wp14:textId="77777777">
                  <w:pPr>
                    <w:pStyle w:val="Compact"/>
                    <w:spacing w:before="36" w:after="36"/>
                    <w:jc w:val="center"/>
                    <w:rPr/>
                  </w:pPr>
                  <w:r>
                    <w:rPr/>
                    <w:t>nan</w:t>
                  </w:r>
                </w:p>
              </w:tc>
              <w:tc>
                <w:tcPr>
                  <w:cnfStyle w:val="000010000000" w:firstRow="0" w:lastRow="0" w:firstColumn="0" w:lastColumn="0" w:oddVBand="1" w:evenVBand="0" w:oddHBand="0" w:evenHBand="0" w:firstRowFirstColumn="0" w:firstRowLastColumn="0" w:lastRowFirstColumn="0" w:lastRowLastColumn="0"/>
                  <w:tcW w:w="785" w:type="dxa"/>
                  <w:tcBorders/>
                  <w:tcMar/>
                </w:tcPr>
                <w:p w14:paraId="4C1F789B" wp14:textId="77777777">
                  <w:pPr>
                    <w:pStyle w:val="Compact"/>
                    <w:spacing w:before="36" w:after="36"/>
                    <w:jc w:val="center"/>
                    <w:rPr/>
                  </w:pPr>
                  <w:r>
                    <w:rPr/>
                    <w:t>Interne</w:t>
                  </w:r>
                </w:p>
              </w:tc>
            </w:tr>
            <w:tr w:rsidTr="6F78660E" w14:paraId="6670BA88" wp14:textId="77777777">
              <w:trPr/>
              <w:tc>
                <w:tcPr>
                  <w:cnfStyle w:val="000010000000" w:firstRow="0" w:lastRow="0" w:firstColumn="0" w:lastColumn="0" w:oddVBand="1" w:evenVBand="0" w:oddHBand="0" w:evenHBand="0" w:firstRowFirstColumn="0" w:firstRowLastColumn="0" w:lastRowFirstColumn="0" w:lastRowLastColumn="0"/>
                  <w:tcW w:w="6740" w:type="dxa"/>
                  <w:tcBorders/>
                  <w:tcMar/>
                </w:tcPr>
                <w:p w14:paraId="08595A6D" wp14:textId="77777777">
                  <w:pPr>
                    <w:pStyle w:val="Compact"/>
                    <w:spacing w:before="36" w:after="36"/>
                    <w:jc w:val="center"/>
                    <w:rPr/>
                  </w:pPr>
                  <w:r>
                    <w:rPr/>
                    <w:t>Zones potentiellement brulées (VIIRS)</w:t>
                  </w:r>
                </w:p>
              </w:tc>
              <w:tc>
                <w:tcPr>
                  <w:cnfStyle w:val="000001000000" w:firstRow="0" w:lastRow="0" w:firstColumn="0" w:lastColumn="0" w:oddVBand="0" w:evenVBand="1" w:oddHBand="0" w:evenHBand="0" w:firstRowFirstColumn="0" w:firstRowLastColumn="0" w:lastRowFirstColumn="0" w:lastRowLastColumn="0"/>
                  <w:tcW w:w="2291" w:type="dxa"/>
                  <w:tcBorders/>
                  <w:tcMar/>
                </w:tcPr>
                <w:p w14:paraId="282EAF0D" wp14:textId="77777777">
                  <w:pPr>
                    <w:pStyle w:val="Compact"/>
                    <w:spacing w:before="36" w:after="36"/>
                    <w:jc w:val="center"/>
                    <w:rPr/>
                  </w:pPr>
                  <w:r>
                    <w:rPr/>
                    <w:t>OEIL</w:t>
                  </w:r>
                </w:p>
              </w:tc>
              <w:tc>
                <w:tcPr>
                  <w:cnfStyle w:val="000010000000" w:firstRow="0" w:lastRow="0" w:firstColumn="0" w:lastColumn="0" w:oddVBand="1" w:evenVBand="0" w:oddHBand="0" w:evenHBand="0" w:firstRowFirstColumn="0" w:firstRowLastColumn="0" w:lastRowFirstColumn="0" w:lastRowLastColumn="0"/>
                  <w:tcW w:w="1504" w:type="dxa"/>
                  <w:tcBorders/>
                  <w:tcMar/>
                </w:tcPr>
                <w:p w14:paraId="41A9A49C" wp14:textId="77777777">
                  <w:pPr>
                    <w:pStyle w:val="Compact"/>
                    <w:spacing w:before="36" w:after="36"/>
                    <w:jc w:val="center"/>
                    <w:rPr/>
                  </w:pPr>
                  <w:r>
                    <w:rPr/>
                    <w:t>OEIL</w:t>
                  </w:r>
                </w:p>
              </w:tc>
              <w:tc>
                <w:tcPr>
                  <w:cnfStyle w:val="000001000000" w:firstRow="0" w:lastRow="0" w:firstColumn="0" w:lastColumn="0" w:oddVBand="0" w:evenVBand="1" w:oddHBand="0" w:evenHBand="0" w:firstRowFirstColumn="0" w:firstRowLastColumn="0" w:lastRowFirstColumn="0" w:lastRowLastColumn="0"/>
                  <w:tcW w:w="2422" w:type="dxa"/>
                  <w:tcBorders/>
                  <w:tcMar/>
                </w:tcPr>
                <w:p w14:paraId="65F87AC8" wp14:textId="77777777">
                  <w:pPr>
                    <w:pStyle w:val="Compact"/>
                    <w:spacing w:before="36" w:after="36"/>
                    <w:jc w:val="center"/>
                    <w:rPr/>
                  </w:pPr>
                  <w:r>
                    <w:rPr/>
                    <w:t>GEOREP (plateforme web)</w:t>
                  </w:r>
                </w:p>
              </w:tc>
              <w:tc>
                <w:tcPr>
                  <w:cnfStyle w:val="000010000000" w:firstRow="0" w:lastRow="0" w:firstColumn="0" w:lastColumn="0" w:oddVBand="1" w:evenVBand="0" w:oddHBand="0" w:evenHBand="0" w:firstRowFirstColumn="0" w:firstRowLastColumn="0" w:lastRowFirstColumn="0" w:lastRowLastColumn="0"/>
                  <w:tcW w:w="785" w:type="dxa"/>
                  <w:tcBorders/>
                  <w:tcMar/>
                </w:tcPr>
                <w:p w14:paraId="3522F8C7" wp14:textId="77777777">
                  <w:pPr>
                    <w:pStyle w:val="Compact"/>
                    <w:spacing w:before="36" w:after="36"/>
                    <w:jc w:val="center"/>
                    <w:rPr/>
                  </w:pPr>
                  <w:r>
                    <w:rPr/>
                    <w:t>Disponible</w:t>
                  </w:r>
                </w:p>
              </w:tc>
            </w:tr>
            <w:tr w:rsidTr="6F78660E" w14:paraId="5E179633" wp14:textId="77777777">
              <w:trPr/>
              <w:tc>
                <w:tcPr>
                  <w:cnfStyle w:val="000010000000" w:firstRow="0" w:lastRow="0" w:firstColumn="0" w:lastColumn="0" w:oddVBand="1" w:evenVBand="0" w:oddHBand="0" w:evenHBand="0" w:firstRowFirstColumn="0" w:firstRowLastColumn="0" w:lastRowFirstColumn="0" w:lastRowLastColumn="0"/>
                  <w:tcW w:w="6740" w:type="dxa"/>
                  <w:tcBorders/>
                  <w:tcMar/>
                </w:tcPr>
                <w:p w14:paraId="6B5DE866" wp14:textId="77777777">
                  <w:pPr>
                    <w:pStyle w:val="Compact"/>
                    <w:spacing w:before="36" w:after="36"/>
                    <w:jc w:val="center"/>
                    <w:rPr/>
                  </w:pPr>
                  <w:r>
                    <w:rPr/>
                    <w:t>CARTOGRAPHIE – OCCUPATION DES SOLS (MOS 2014 – classes végétation)</w:t>
                  </w:r>
                </w:p>
              </w:tc>
              <w:tc>
                <w:tcPr>
                  <w:cnfStyle w:val="000001000000" w:firstRow="0" w:lastRow="0" w:firstColumn="0" w:lastColumn="0" w:oddVBand="0" w:evenVBand="1" w:oddHBand="0" w:evenHBand="0" w:firstRowFirstColumn="0" w:firstRowLastColumn="0" w:lastRowFirstColumn="0" w:lastRowLastColumn="0"/>
                  <w:tcW w:w="2291" w:type="dxa"/>
                  <w:tcBorders/>
                  <w:tcMar/>
                </w:tcPr>
                <w:p w14:paraId="000CD12D" wp14:textId="77777777">
                  <w:pPr>
                    <w:pStyle w:val="Compact"/>
                    <w:spacing w:before="36" w:after="36"/>
                    <w:jc w:val="center"/>
                    <w:rPr/>
                  </w:pPr>
                  <w:r>
                    <w:rPr/>
                    <w:t>OEIL/GOUV</w:t>
                  </w:r>
                </w:p>
              </w:tc>
              <w:tc>
                <w:tcPr>
                  <w:cnfStyle w:val="000010000000" w:firstRow="0" w:lastRow="0" w:firstColumn="0" w:lastColumn="0" w:oddVBand="1" w:evenVBand="0" w:oddHBand="0" w:evenHBand="0" w:firstRowFirstColumn="0" w:firstRowLastColumn="0" w:lastRowFirstColumn="0" w:lastRowLastColumn="0"/>
                  <w:tcW w:w="1504" w:type="dxa"/>
                  <w:tcBorders/>
                  <w:tcMar/>
                </w:tcPr>
                <w:p w14:paraId="6D0DD176" wp14:textId="77777777">
                  <w:pPr>
                    <w:pStyle w:val="Compact"/>
                    <w:spacing w:before="36" w:after="36"/>
                    <w:jc w:val="center"/>
                    <w:rPr/>
                  </w:pPr>
                  <w:r>
                    <w:rPr/>
                    <w:t>GEOREP</w:t>
                  </w:r>
                </w:p>
              </w:tc>
              <w:tc>
                <w:tcPr>
                  <w:cnfStyle w:val="000001000000" w:firstRow="0" w:lastRow="0" w:firstColumn="0" w:lastColumn="0" w:oddVBand="0" w:evenVBand="1" w:oddHBand="0" w:evenHBand="0" w:firstRowFirstColumn="0" w:firstRowLastColumn="0" w:lastRowFirstColumn="0" w:lastRowLastColumn="0"/>
                  <w:tcW w:w="2422" w:type="dxa"/>
                  <w:tcBorders/>
                  <w:tcMar/>
                </w:tcPr>
                <w:p w14:paraId="0366CDA1" wp14:textId="77777777">
                  <w:pPr>
                    <w:pStyle w:val="Compact"/>
                    <w:spacing w:before="36" w:after="36"/>
                    <w:jc w:val="center"/>
                    <w:rPr/>
                  </w:pPr>
                  <w:r>
                    <w:rPr/>
                    <w:t>GEOREP (plateforme web)</w:t>
                  </w:r>
                </w:p>
              </w:tc>
              <w:tc>
                <w:tcPr>
                  <w:cnfStyle w:val="000010000000" w:firstRow="0" w:lastRow="0" w:firstColumn="0" w:lastColumn="0" w:oddVBand="1" w:evenVBand="0" w:oddHBand="0" w:evenHBand="0" w:firstRowFirstColumn="0" w:firstRowLastColumn="0" w:lastRowFirstColumn="0" w:lastRowLastColumn="0"/>
                  <w:tcW w:w="785" w:type="dxa"/>
                  <w:tcBorders/>
                  <w:tcMar/>
                </w:tcPr>
                <w:p w14:paraId="76CC5788" wp14:textId="77777777">
                  <w:pPr>
                    <w:pStyle w:val="Compact"/>
                    <w:spacing w:before="36" w:after="36"/>
                    <w:jc w:val="center"/>
                    <w:rPr/>
                  </w:pPr>
                  <w:r>
                    <w:rPr/>
                    <w:t>Disponible</w:t>
                  </w:r>
                </w:p>
              </w:tc>
            </w:tr>
            <w:tr w:rsidTr="6F78660E" w14:paraId="4BBBE82C" wp14:textId="77777777">
              <w:trPr/>
              <w:tc>
                <w:tcPr>
                  <w:cnfStyle w:val="000010000000" w:firstRow="0" w:lastRow="0" w:firstColumn="0" w:lastColumn="0" w:oddVBand="1" w:evenVBand="0" w:oddHBand="0" w:evenHBand="0" w:firstRowFirstColumn="0" w:firstRowLastColumn="0" w:lastRowFirstColumn="0" w:lastRowLastColumn="0"/>
                  <w:tcW w:w="6740" w:type="dxa"/>
                  <w:tcBorders/>
                  <w:tcMar/>
                </w:tcPr>
                <w:p w14:paraId="171B645C" wp14:textId="77777777">
                  <w:pPr>
                    <w:pStyle w:val="Compact"/>
                    <w:spacing w:before="36" w:after="36"/>
                    <w:jc w:val="center"/>
                    <w:rPr/>
                  </w:pPr>
                  <w:r>
                    <w:rPr/>
                    <w:t>Fond cartographique OSM</w:t>
                  </w:r>
                </w:p>
              </w:tc>
              <w:tc>
                <w:tcPr>
                  <w:cnfStyle w:val="000001000000" w:firstRow="0" w:lastRow="0" w:firstColumn="0" w:lastColumn="0" w:oddVBand="0" w:evenVBand="1" w:oddHBand="0" w:evenHBand="0" w:firstRowFirstColumn="0" w:firstRowLastColumn="0" w:lastRowFirstColumn="0" w:lastRowLastColumn="0"/>
                  <w:tcW w:w="2291" w:type="dxa"/>
                  <w:tcBorders/>
                  <w:tcMar/>
                </w:tcPr>
                <w:p w14:paraId="18336851" wp14:textId="77777777">
                  <w:pPr>
                    <w:pStyle w:val="Compact"/>
                    <w:spacing w:before="36" w:after="36"/>
                    <w:jc w:val="center"/>
                    <w:rPr/>
                  </w:pPr>
                  <w:r>
                    <w:rPr/>
                    <w:t>OpenStreetMap</w:t>
                  </w:r>
                </w:p>
              </w:tc>
              <w:tc>
                <w:tcPr>
                  <w:cnfStyle w:val="000010000000" w:firstRow="0" w:lastRow="0" w:firstColumn="0" w:lastColumn="0" w:oddVBand="1" w:evenVBand="0" w:oddHBand="0" w:evenHBand="0" w:firstRowFirstColumn="0" w:firstRowLastColumn="0" w:lastRowFirstColumn="0" w:lastRowLastColumn="0"/>
                  <w:tcW w:w="1504" w:type="dxa"/>
                  <w:tcBorders/>
                  <w:tcMar/>
                </w:tcPr>
                <w:p w14:paraId="14B0CCA6" wp14:textId="77777777">
                  <w:pPr>
                    <w:pStyle w:val="Compact"/>
                    <w:spacing w:before="36" w:after="36"/>
                    <w:jc w:val="center"/>
                    <w:rPr/>
                  </w:pPr>
                  <w:r>
                    <w:rPr/>
                    <w:t>OpenStreetMap</w:t>
                  </w:r>
                </w:p>
              </w:tc>
              <w:tc>
                <w:tcPr>
                  <w:cnfStyle w:val="000001000000" w:firstRow="0" w:lastRow="0" w:firstColumn="0" w:lastColumn="0" w:oddVBand="0" w:evenVBand="1" w:oddHBand="0" w:evenHBand="0" w:firstRowFirstColumn="0" w:firstRowLastColumn="0" w:lastRowFirstColumn="0" w:lastRowLastColumn="0"/>
                  <w:tcW w:w="2422" w:type="dxa"/>
                  <w:tcBorders/>
                  <w:tcMar/>
                </w:tcPr>
                <w:p w14:paraId="3ECA01EB" wp14:textId="77777777">
                  <w:pPr>
                    <w:pStyle w:val="Compact"/>
                    <w:spacing w:before="36" w:after="36"/>
                    <w:jc w:val="center"/>
                    <w:rPr/>
                  </w:pPr>
                  <w:r>
                    <w:rPr/>
                    <w:t>Openstreetmap (API)</w:t>
                  </w:r>
                </w:p>
              </w:tc>
              <w:tc>
                <w:tcPr>
                  <w:cnfStyle w:val="000010000000" w:firstRow="0" w:lastRow="0" w:firstColumn="0" w:lastColumn="0" w:oddVBand="1" w:evenVBand="0" w:oddHBand="0" w:evenHBand="0" w:firstRowFirstColumn="0" w:firstRowLastColumn="0" w:lastRowFirstColumn="0" w:lastRowLastColumn="0"/>
                  <w:tcW w:w="785" w:type="dxa"/>
                  <w:tcBorders/>
                  <w:tcMar/>
                </w:tcPr>
                <w:p w14:paraId="7C403E4D" wp14:textId="77777777">
                  <w:pPr>
                    <w:pStyle w:val="Compact"/>
                    <w:spacing w:before="36" w:after="36"/>
                    <w:jc w:val="center"/>
                    <w:rPr/>
                  </w:pPr>
                  <w:r>
                    <w:rPr/>
                    <w:t>Disponible</w:t>
                  </w:r>
                </w:p>
              </w:tc>
            </w:tr>
            <w:tr w:rsidTr="6F78660E" w14:paraId="51749A14" wp14:textId="77777777">
              <w:trPr/>
              <w:tc>
                <w:tcPr>
                  <w:cnfStyle w:val="000010000000" w:firstRow="0" w:lastRow="0" w:firstColumn="0" w:lastColumn="0" w:oddVBand="1" w:evenVBand="0" w:oddHBand="0" w:evenHBand="0" w:firstRowFirstColumn="0" w:firstRowLastColumn="0" w:lastRowFirstColumn="0" w:lastRowLastColumn="0"/>
                  <w:tcW w:w="6740" w:type="dxa"/>
                  <w:tcBorders/>
                  <w:tcMar/>
                </w:tcPr>
                <w:p w14:paraId="2ABB0D6B" wp14:textId="77777777">
                  <w:pPr>
                    <w:pStyle w:val="Compact"/>
                    <w:spacing w:before="36" w:after="36"/>
                    <w:jc w:val="center"/>
                    <w:rPr/>
                  </w:pPr>
                  <w:r>
                    <w:rPr/>
                    <w:t>Fond relief OpenTopoMap</w:t>
                  </w:r>
                </w:p>
              </w:tc>
              <w:tc>
                <w:tcPr>
                  <w:cnfStyle w:val="000001000000" w:firstRow="0" w:lastRow="0" w:firstColumn="0" w:lastColumn="0" w:oddVBand="0" w:evenVBand="1" w:oddHBand="0" w:evenHBand="0" w:firstRowFirstColumn="0" w:firstRowLastColumn="0" w:lastRowFirstColumn="0" w:lastRowLastColumn="0"/>
                  <w:tcW w:w="2291" w:type="dxa"/>
                  <w:tcBorders/>
                  <w:tcMar/>
                </w:tcPr>
                <w:p w14:paraId="66BB6500" wp14:textId="77777777">
                  <w:pPr>
                    <w:pStyle w:val="Compact"/>
                    <w:spacing w:before="36" w:after="36"/>
                    <w:jc w:val="center"/>
                    <w:rPr/>
                  </w:pPr>
                  <w:r>
                    <w:rPr/>
                    <w:t>OpenTopoMap</w:t>
                  </w:r>
                </w:p>
              </w:tc>
              <w:tc>
                <w:tcPr>
                  <w:cnfStyle w:val="000010000000" w:firstRow="0" w:lastRow="0" w:firstColumn="0" w:lastColumn="0" w:oddVBand="1" w:evenVBand="0" w:oddHBand="0" w:evenHBand="0" w:firstRowFirstColumn="0" w:firstRowLastColumn="0" w:lastRowFirstColumn="0" w:lastRowLastColumn="0"/>
                  <w:tcW w:w="1504" w:type="dxa"/>
                  <w:tcBorders/>
                  <w:tcMar/>
                </w:tcPr>
                <w:p w14:paraId="73B3D2A7" wp14:textId="77777777">
                  <w:pPr>
                    <w:pStyle w:val="Compact"/>
                    <w:spacing w:before="36" w:after="36"/>
                    <w:jc w:val="center"/>
                    <w:rPr/>
                  </w:pPr>
                  <w:r>
                    <w:rPr/>
                    <w:t>OpenTopoMap</w:t>
                  </w:r>
                </w:p>
              </w:tc>
              <w:tc>
                <w:tcPr>
                  <w:cnfStyle w:val="000001000000" w:firstRow="0" w:lastRow="0" w:firstColumn="0" w:lastColumn="0" w:oddVBand="0" w:evenVBand="1" w:oddHBand="0" w:evenHBand="0" w:firstRowFirstColumn="0" w:firstRowLastColumn="0" w:lastRowFirstColumn="0" w:lastRowLastColumn="0"/>
                  <w:tcW w:w="2422" w:type="dxa"/>
                  <w:tcBorders/>
                  <w:tcMar/>
                </w:tcPr>
                <w:p w14:paraId="518A5660" wp14:textId="77777777">
                  <w:pPr>
                    <w:pStyle w:val="Compact"/>
                    <w:spacing w:before="36" w:after="36"/>
                    <w:jc w:val="center"/>
                    <w:rPr/>
                  </w:pPr>
                  <w:r>
                    <w:rPr/>
                    <w:t>Opentopomap (API)</w:t>
                  </w:r>
                </w:p>
              </w:tc>
              <w:tc>
                <w:tcPr>
                  <w:cnfStyle w:val="000010000000" w:firstRow="0" w:lastRow="0" w:firstColumn="0" w:lastColumn="0" w:oddVBand="1" w:evenVBand="0" w:oddHBand="0" w:evenHBand="0" w:firstRowFirstColumn="0" w:firstRowLastColumn="0" w:lastRowFirstColumn="0" w:lastRowLastColumn="0"/>
                  <w:tcW w:w="785" w:type="dxa"/>
                  <w:tcBorders/>
                  <w:tcMar/>
                </w:tcPr>
                <w:p w14:paraId="789AF4E8" wp14:textId="77777777">
                  <w:pPr>
                    <w:pStyle w:val="Compact"/>
                    <w:spacing w:before="36" w:after="36"/>
                    <w:jc w:val="center"/>
                    <w:rPr/>
                  </w:pPr>
                  <w:r>
                    <w:rPr/>
                    <w:t>Disponible</w:t>
                  </w:r>
                </w:p>
              </w:tc>
            </w:tr>
            <w:tr w:rsidTr="6F78660E" w14:paraId="7DE3771A" wp14:textId="77777777">
              <w:trPr/>
              <w:tc>
                <w:tcPr>
                  <w:cnfStyle w:val="000010000000" w:firstRow="0" w:lastRow="0" w:firstColumn="0" w:lastColumn="0" w:oddVBand="1" w:evenVBand="0" w:oddHBand="0" w:evenHBand="0" w:firstRowFirstColumn="0" w:firstRowLastColumn="0" w:lastRowFirstColumn="0" w:lastRowLastColumn="0"/>
                  <w:tcW w:w="6740" w:type="dxa"/>
                  <w:tcBorders/>
                  <w:tcMar/>
                </w:tcPr>
                <w:p w14:paraId="0FE788AE" wp14:textId="77777777">
                  <w:pPr>
                    <w:pStyle w:val="Compact"/>
                    <w:spacing w:before="36" w:after="36"/>
                    <w:jc w:val="center"/>
                    <w:rPr/>
                  </w:pPr>
                  <w:r>
                    <w:rPr/>
                    <w:t>Aires protégées de la Province des Iles</w:t>
                  </w:r>
                </w:p>
              </w:tc>
              <w:tc>
                <w:tcPr>
                  <w:cnfStyle w:val="000001000000" w:firstRow="0" w:lastRow="0" w:firstColumn="0" w:lastColumn="0" w:oddVBand="0" w:evenVBand="1" w:oddHBand="0" w:evenHBand="0" w:firstRowFirstColumn="0" w:firstRowLastColumn="0" w:lastRowFirstColumn="0" w:lastRowLastColumn="0"/>
                  <w:tcW w:w="2291" w:type="dxa"/>
                  <w:tcBorders/>
                  <w:tcMar/>
                </w:tcPr>
                <w:p w14:paraId="2431317C" wp14:textId="77777777">
                  <w:pPr>
                    <w:pStyle w:val="Compact"/>
                    <w:spacing w:before="36" w:after="36"/>
                    <w:jc w:val="center"/>
                    <w:rPr/>
                  </w:pPr>
                  <w:r>
                    <w:rPr/>
                    <w:t>PIL</w:t>
                  </w:r>
                </w:p>
              </w:tc>
              <w:tc>
                <w:tcPr>
                  <w:cnfStyle w:val="000010000000" w:firstRow="0" w:lastRow="0" w:firstColumn="0" w:lastColumn="0" w:oddVBand="1" w:evenVBand="0" w:oddHBand="0" w:evenHBand="0" w:firstRowFirstColumn="0" w:firstRowLastColumn="0" w:lastRowFirstColumn="0" w:lastRowLastColumn="0"/>
                  <w:tcW w:w="1504" w:type="dxa"/>
                  <w:tcBorders/>
                  <w:tcMar/>
                </w:tcPr>
                <w:p w14:paraId="53325015" wp14:textId="77777777">
                  <w:pPr>
                    <w:pStyle w:val="Compact"/>
                    <w:spacing w:before="36" w:after="36"/>
                    <w:jc w:val="center"/>
                    <w:rPr/>
                  </w:pPr>
                  <w:r>
                    <w:rPr/>
                    <w:t>PIL</w:t>
                  </w:r>
                </w:p>
              </w:tc>
              <w:tc>
                <w:tcPr>
                  <w:cnfStyle w:val="000001000000" w:firstRow="0" w:lastRow="0" w:firstColumn="0" w:lastColumn="0" w:oddVBand="0" w:evenVBand="1" w:oddHBand="0" w:evenHBand="0" w:firstRowFirstColumn="0" w:firstRowLastColumn="0" w:lastRowFirstColumn="0" w:lastRowLastColumn="0"/>
                  <w:tcW w:w="2422" w:type="dxa"/>
                  <w:tcBorders/>
                  <w:tcMar/>
                </w:tcPr>
                <w:p w14:paraId="09B5A986" wp14:textId="77777777">
                  <w:pPr>
                    <w:pStyle w:val="Compact"/>
                    <w:spacing w:before="36" w:after="36"/>
                    <w:jc w:val="center"/>
                    <w:rPr/>
                  </w:pPr>
                  <w:r>
                    <w:rPr/>
                    <w:t>GEOREP (plateforme web)</w:t>
                  </w:r>
                </w:p>
              </w:tc>
              <w:tc>
                <w:tcPr>
                  <w:cnfStyle w:val="000010000000" w:firstRow="0" w:lastRow="0" w:firstColumn="0" w:lastColumn="0" w:oddVBand="1" w:evenVBand="0" w:oddHBand="0" w:evenHBand="0" w:firstRowFirstColumn="0" w:firstRowLastColumn="0" w:lastRowFirstColumn="0" w:lastRowLastColumn="0"/>
                  <w:tcW w:w="785" w:type="dxa"/>
                  <w:tcBorders/>
                  <w:tcMar/>
                </w:tcPr>
                <w:p w14:paraId="3BE13A0C" wp14:textId="77777777">
                  <w:pPr>
                    <w:pStyle w:val="Compact"/>
                    <w:spacing w:before="36" w:after="36"/>
                    <w:jc w:val="center"/>
                    <w:rPr/>
                  </w:pPr>
                  <w:r>
                    <w:rPr/>
                    <w:t>A vérifier</w:t>
                  </w:r>
                </w:p>
              </w:tc>
            </w:tr>
            <w:tr w:rsidTr="6F78660E" w14:paraId="36D23802" wp14:textId="77777777">
              <w:trPr/>
              <w:tc>
                <w:tcPr>
                  <w:cnfStyle w:val="000010000000" w:firstRow="0" w:lastRow="0" w:firstColumn="0" w:lastColumn="0" w:oddVBand="1" w:evenVBand="0" w:oddHBand="0" w:evenHBand="0" w:firstRowFirstColumn="0" w:firstRowLastColumn="0" w:lastRowFirstColumn="0" w:lastRowLastColumn="0"/>
                  <w:tcW w:w="6740" w:type="dxa"/>
                  <w:tcBorders/>
                  <w:tcMar/>
                </w:tcPr>
                <w:p w14:paraId="4C61B8C9" wp14:textId="77777777">
                  <w:pPr>
                    <w:pStyle w:val="Compact"/>
                    <w:spacing w:before="36" w:after="36"/>
                    <w:jc w:val="center"/>
                    <w:rPr/>
                  </w:pPr>
                  <w:r>
                    <w:rPr/>
                    <w:t>Installations Classées pour la Protection de l’Environnement de la Province des Iles</w:t>
                  </w:r>
                </w:p>
              </w:tc>
              <w:tc>
                <w:tcPr>
                  <w:cnfStyle w:val="000001000000" w:firstRow="0" w:lastRow="0" w:firstColumn="0" w:lastColumn="0" w:oddVBand="0" w:evenVBand="1" w:oddHBand="0" w:evenHBand="0" w:firstRowFirstColumn="0" w:firstRowLastColumn="0" w:lastRowFirstColumn="0" w:lastRowLastColumn="0"/>
                  <w:tcW w:w="2291" w:type="dxa"/>
                  <w:tcBorders/>
                  <w:tcMar/>
                </w:tcPr>
                <w:p w14:paraId="3DEA1811" wp14:textId="77777777">
                  <w:pPr>
                    <w:pStyle w:val="Compact"/>
                    <w:spacing w:before="36" w:after="36"/>
                    <w:jc w:val="center"/>
                    <w:rPr/>
                  </w:pPr>
                  <w:r>
                    <w:rPr/>
                    <w:t>PIL</w:t>
                  </w:r>
                </w:p>
              </w:tc>
              <w:tc>
                <w:tcPr>
                  <w:cnfStyle w:val="000010000000" w:firstRow="0" w:lastRow="0" w:firstColumn="0" w:lastColumn="0" w:oddVBand="1" w:evenVBand="0" w:oddHBand="0" w:evenHBand="0" w:firstRowFirstColumn="0" w:firstRowLastColumn="0" w:lastRowFirstColumn="0" w:lastRowLastColumn="0"/>
                  <w:tcW w:w="1504" w:type="dxa"/>
                  <w:tcBorders/>
                  <w:tcMar/>
                </w:tcPr>
                <w:p w14:paraId="0495C02F" wp14:textId="77777777">
                  <w:pPr>
                    <w:pStyle w:val="Compact"/>
                    <w:spacing w:before="36" w:after="36"/>
                    <w:jc w:val="center"/>
                    <w:rPr/>
                  </w:pPr>
                  <w:r>
                    <w:rPr/>
                    <w:t>PIL</w:t>
                  </w:r>
                </w:p>
              </w:tc>
              <w:tc>
                <w:tcPr>
                  <w:cnfStyle w:val="000001000000" w:firstRow="0" w:lastRow="0" w:firstColumn="0" w:lastColumn="0" w:oddVBand="0" w:evenVBand="1" w:oddHBand="0" w:evenHBand="0" w:firstRowFirstColumn="0" w:firstRowLastColumn="0" w:lastRowFirstColumn="0" w:lastRowLastColumn="0"/>
                  <w:tcW w:w="2422" w:type="dxa"/>
                  <w:tcBorders/>
                  <w:tcMar/>
                </w:tcPr>
                <w:p w14:paraId="361655FB" wp14:textId="77777777">
                  <w:pPr>
                    <w:pStyle w:val="Compact"/>
                    <w:spacing w:before="36" w:after="36"/>
                    <w:jc w:val="center"/>
                    <w:rPr/>
                  </w:pPr>
                  <w:r>
                    <w:rPr/>
                    <w:t>GEOREP (plateforme web)</w:t>
                  </w:r>
                </w:p>
              </w:tc>
              <w:tc>
                <w:tcPr>
                  <w:cnfStyle w:val="000010000000" w:firstRow="0" w:lastRow="0" w:firstColumn="0" w:lastColumn="0" w:oddVBand="1" w:evenVBand="0" w:oddHBand="0" w:evenHBand="0" w:firstRowFirstColumn="0" w:firstRowLastColumn="0" w:lastRowFirstColumn="0" w:lastRowLastColumn="0"/>
                  <w:tcW w:w="785" w:type="dxa"/>
                  <w:tcBorders/>
                  <w:tcMar/>
                </w:tcPr>
                <w:p w14:paraId="30479AA6" wp14:textId="77777777">
                  <w:pPr>
                    <w:pStyle w:val="Compact"/>
                    <w:spacing w:before="36" w:after="36"/>
                    <w:jc w:val="center"/>
                    <w:rPr/>
                  </w:pPr>
                  <w:r>
                    <w:rPr/>
                    <w:t>A vérifier</w:t>
                  </w:r>
                </w:p>
              </w:tc>
            </w:tr>
            <w:tr w:rsidTr="6F78660E" w14:paraId="5F51B44A" wp14:textId="77777777">
              <w:trPr/>
              <w:tc>
                <w:tcPr>
                  <w:cnfStyle w:val="000010000000" w:firstRow="0" w:lastRow="0" w:firstColumn="0" w:lastColumn="0" w:oddVBand="1" w:evenVBand="0" w:oddHBand="0" w:evenHBand="0" w:firstRowFirstColumn="0" w:firstRowLastColumn="0" w:lastRowFirstColumn="0" w:lastRowLastColumn="0"/>
                  <w:tcW w:w="6740" w:type="dxa"/>
                  <w:tcBorders/>
                  <w:tcMar/>
                </w:tcPr>
                <w:p w14:paraId="5C89A0AD" wp14:textId="77777777">
                  <w:pPr>
                    <w:pStyle w:val="Compact"/>
                    <w:spacing w:before="36" w:after="36"/>
                    <w:jc w:val="center"/>
                    <w:rPr/>
                  </w:pPr>
                  <w:r>
                    <w:rPr/>
                    <w:t>Aires protégées de la Province Nord</w:t>
                  </w:r>
                </w:p>
              </w:tc>
              <w:tc>
                <w:tcPr>
                  <w:cnfStyle w:val="000001000000" w:firstRow="0" w:lastRow="0" w:firstColumn="0" w:lastColumn="0" w:oddVBand="0" w:evenVBand="1" w:oddHBand="0" w:evenHBand="0" w:firstRowFirstColumn="0" w:firstRowLastColumn="0" w:lastRowFirstColumn="0" w:lastRowLastColumn="0"/>
                  <w:tcW w:w="2291" w:type="dxa"/>
                  <w:tcBorders/>
                  <w:tcMar/>
                </w:tcPr>
                <w:p w14:paraId="38969E9B" wp14:textId="77777777">
                  <w:pPr>
                    <w:pStyle w:val="Compact"/>
                    <w:spacing w:before="36" w:after="36"/>
                    <w:jc w:val="center"/>
                    <w:rPr/>
                  </w:pPr>
                  <w:r>
                    <w:rPr/>
                    <w:t>PNORD</w:t>
                  </w:r>
                </w:p>
              </w:tc>
              <w:tc>
                <w:tcPr>
                  <w:cnfStyle w:val="000010000000" w:firstRow="0" w:lastRow="0" w:firstColumn="0" w:lastColumn="0" w:oddVBand="1" w:evenVBand="0" w:oddHBand="0" w:evenHBand="0" w:firstRowFirstColumn="0" w:firstRowLastColumn="0" w:lastRowFirstColumn="0" w:lastRowLastColumn="0"/>
                  <w:tcW w:w="1504" w:type="dxa"/>
                  <w:tcBorders/>
                  <w:tcMar/>
                </w:tcPr>
                <w:p w14:paraId="0531FBF7" wp14:textId="77777777">
                  <w:pPr>
                    <w:pStyle w:val="Compact"/>
                    <w:spacing w:before="36" w:after="36"/>
                    <w:jc w:val="center"/>
                    <w:rPr/>
                  </w:pPr>
                  <w:r>
                    <w:rPr/>
                    <w:t>PNORD</w:t>
                  </w:r>
                </w:p>
              </w:tc>
              <w:tc>
                <w:tcPr>
                  <w:cnfStyle w:val="000001000000" w:firstRow="0" w:lastRow="0" w:firstColumn="0" w:lastColumn="0" w:oddVBand="0" w:evenVBand="1" w:oddHBand="0" w:evenHBand="0" w:firstRowFirstColumn="0" w:firstRowLastColumn="0" w:lastRowFirstColumn="0" w:lastRowLastColumn="0"/>
                  <w:tcW w:w="2422" w:type="dxa"/>
                  <w:tcBorders/>
                  <w:tcMar/>
                </w:tcPr>
                <w:p w14:paraId="544D1086" wp14:textId="77777777">
                  <w:pPr>
                    <w:pStyle w:val="Compact"/>
                    <w:spacing w:before="36" w:after="36"/>
                    <w:jc w:val="center"/>
                    <w:rPr/>
                  </w:pPr>
                  <w:r>
                    <w:rPr/>
                    <w:t>GEOREP (plateforme web)</w:t>
                  </w:r>
                </w:p>
              </w:tc>
              <w:tc>
                <w:tcPr>
                  <w:cnfStyle w:val="000010000000" w:firstRow="0" w:lastRow="0" w:firstColumn="0" w:lastColumn="0" w:oddVBand="1" w:evenVBand="0" w:oddHBand="0" w:evenHBand="0" w:firstRowFirstColumn="0" w:firstRowLastColumn="0" w:lastRowFirstColumn="0" w:lastRowLastColumn="0"/>
                  <w:tcW w:w="785" w:type="dxa"/>
                  <w:tcBorders/>
                  <w:tcMar/>
                </w:tcPr>
                <w:p w14:paraId="26890996" wp14:textId="77777777">
                  <w:pPr>
                    <w:pStyle w:val="Compact"/>
                    <w:spacing w:before="36" w:after="36"/>
                    <w:jc w:val="center"/>
                    <w:rPr/>
                  </w:pPr>
                  <w:r>
                    <w:rPr/>
                    <w:t>Disponible</w:t>
                  </w:r>
                </w:p>
              </w:tc>
            </w:tr>
            <w:tr w:rsidTr="6F78660E" w14:paraId="7FB15FCB" wp14:textId="77777777">
              <w:trPr/>
              <w:tc>
                <w:tcPr>
                  <w:cnfStyle w:val="000010000000" w:firstRow="0" w:lastRow="0" w:firstColumn="0" w:lastColumn="0" w:oddVBand="1" w:evenVBand="0" w:oddHBand="0" w:evenHBand="0" w:firstRowFirstColumn="0" w:firstRowLastColumn="0" w:lastRowFirstColumn="0" w:lastRowLastColumn="0"/>
                  <w:tcW w:w="6740" w:type="dxa"/>
                  <w:tcBorders/>
                  <w:tcMar/>
                </w:tcPr>
                <w:p w14:paraId="3EFEBE20" wp14:textId="77777777">
                  <w:pPr>
                    <w:pStyle w:val="Compact"/>
                    <w:spacing w:before="36" w:after="36"/>
                    <w:jc w:val="center"/>
                    <w:rPr/>
                  </w:pPr>
                  <w:r>
                    <w:rPr/>
                    <w:t>Installations Classées pour la Protection de l’Environnement de la Province Nord</w:t>
                  </w:r>
                </w:p>
              </w:tc>
              <w:tc>
                <w:tcPr>
                  <w:cnfStyle w:val="000001000000" w:firstRow="0" w:lastRow="0" w:firstColumn="0" w:lastColumn="0" w:oddVBand="0" w:evenVBand="1" w:oddHBand="0" w:evenHBand="0" w:firstRowFirstColumn="0" w:firstRowLastColumn="0" w:lastRowFirstColumn="0" w:lastRowLastColumn="0"/>
                  <w:tcW w:w="2291" w:type="dxa"/>
                  <w:tcBorders/>
                  <w:tcMar/>
                </w:tcPr>
                <w:p w14:paraId="70CE762C" wp14:textId="77777777">
                  <w:pPr>
                    <w:pStyle w:val="Compact"/>
                    <w:spacing w:before="36" w:after="36"/>
                    <w:jc w:val="center"/>
                    <w:rPr/>
                  </w:pPr>
                  <w:r>
                    <w:rPr/>
                    <w:t>PNORD</w:t>
                  </w:r>
                </w:p>
              </w:tc>
              <w:tc>
                <w:tcPr>
                  <w:cnfStyle w:val="000010000000" w:firstRow="0" w:lastRow="0" w:firstColumn="0" w:lastColumn="0" w:oddVBand="1" w:evenVBand="0" w:oddHBand="0" w:evenHBand="0" w:firstRowFirstColumn="0" w:firstRowLastColumn="0" w:lastRowFirstColumn="0" w:lastRowLastColumn="0"/>
                  <w:tcW w:w="1504" w:type="dxa"/>
                  <w:tcBorders/>
                  <w:tcMar/>
                </w:tcPr>
                <w:p w14:paraId="7EBFB5E0" wp14:textId="77777777">
                  <w:pPr>
                    <w:pStyle w:val="Compact"/>
                    <w:spacing w:before="36" w:after="36"/>
                    <w:jc w:val="center"/>
                    <w:rPr/>
                  </w:pPr>
                  <w:r>
                    <w:rPr/>
                    <w:t>PNORD</w:t>
                  </w:r>
                </w:p>
              </w:tc>
              <w:tc>
                <w:tcPr>
                  <w:cnfStyle w:val="000001000000" w:firstRow="0" w:lastRow="0" w:firstColumn="0" w:lastColumn="0" w:oddVBand="0" w:evenVBand="1" w:oddHBand="0" w:evenHBand="0" w:firstRowFirstColumn="0" w:firstRowLastColumn="0" w:lastRowFirstColumn="0" w:lastRowLastColumn="0"/>
                  <w:tcW w:w="2422" w:type="dxa"/>
                  <w:tcBorders/>
                  <w:tcMar/>
                </w:tcPr>
                <w:p w14:paraId="190A3075" wp14:textId="77777777">
                  <w:pPr>
                    <w:pStyle w:val="Compact"/>
                    <w:spacing w:before="36" w:after="36"/>
                    <w:jc w:val="center"/>
                  </w:pPr>
                  <w:commentRangeStart w:id="1294083187"/>
                  <w:r w:rsidR="6F78660E">
                    <w:rPr/>
                    <w:t>GEOREP (plateforme web)</w:t>
                  </w:r>
                  <w:commentRangeEnd w:id="1294083187"/>
                  <w:r>
                    <w:rPr>
                      <w:rStyle w:val="CommentReference"/>
                    </w:rPr>
                    <w:commentReference w:id="1294083187"/>
                  </w:r>
                </w:p>
              </w:tc>
              <w:tc>
                <w:tcPr>
                  <w:cnfStyle w:val="000010000000" w:firstRow="0" w:lastRow="0" w:firstColumn="0" w:lastColumn="0" w:oddVBand="1" w:evenVBand="0" w:oddHBand="0" w:evenHBand="0" w:firstRowFirstColumn="0" w:firstRowLastColumn="0" w:lastRowFirstColumn="0" w:lastRowLastColumn="0"/>
                  <w:tcW w:w="785" w:type="dxa"/>
                  <w:tcBorders/>
                  <w:tcMar/>
                </w:tcPr>
                <w:p w14:paraId="707DCBAD" wp14:textId="77777777">
                  <w:pPr>
                    <w:pStyle w:val="Compact"/>
                    <w:spacing w:before="36" w:after="36"/>
                    <w:jc w:val="center"/>
                    <w:rPr/>
                  </w:pPr>
                  <w:r>
                    <w:rPr/>
                    <w:t>A vérifier</w:t>
                  </w:r>
                </w:p>
              </w:tc>
            </w:tr>
            <w:tr w:rsidTr="6F78660E" w14:paraId="55896434" wp14:textId="77777777">
              <w:trPr/>
              <w:tc>
                <w:tcPr>
                  <w:cnfStyle w:val="000010000000" w:firstRow="0" w:lastRow="0" w:firstColumn="0" w:lastColumn="0" w:oddVBand="1" w:evenVBand="0" w:oddHBand="0" w:evenHBand="0" w:firstRowFirstColumn="0" w:firstRowLastColumn="0" w:lastRowFirstColumn="0" w:lastRowLastColumn="0"/>
                  <w:tcW w:w="6740" w:type="dxa"/>
                  <w:tcBorders/>
                  <w:tcMar/>
                </w:tcPr>
                <w:p w14:paraId="4D980E49" wp14:textId="77777777">
                  <w:pPr>
                    <w:pStyle w:val="Compact"/>
                    <w:spacing w:before="36" w:after="36"/>
                    <w:jc w:val="center"/>
                    <w:rPr/>
                  </w:pPr>
                  <w:r>
                    <w:rPr/>
                    <w:t>PUD des communes de la province Nord</w:t>
                  </w:r>
                </w:p>
              </w:tc>
              <w:tc>
                <w:tcPr>
                  <w:cnfStyle w:val="000001000000" w:firstRow="0" w:lastRow="0" w:firstColumn="0" w:lastColumn="0" w:oddVBand="0" w:evenVBand="1" w:oddHBand="0" w:evenHBand="0" w:firstRowFirstColumn="0" w:firstRowLastColumn="0" w:lastRowFirstColumn="0" w:lastRowLastColumn="0"/>
                  <w:tcW w:w="2291" w:type="dxa"/>
                  <w:tcBorders/>
                  <w:tcMar/>
                </w:tcPr>
                <w:p w14:paraId="4B5C965B" wp14:textId="77777777">
                  <w:pPr>
                    <w:pStyle w:val="Compact"/>
                    <w:spacing w:before="36" w:after="36"/>
                    <w:jc w:val="center"/>
                    <w:rPr/>
                  </w:pPr>
                  <w:r>
                    <w:rPr/>
                    <w:t>PNORD</w:t>
                  </w:r>
                </w:p>
              </w:tc>
              <w:tc>
                <w:tcPr>
                  <w:cnfStyle w:val="000010000000" w:firstRow="0" w:lastRow="0" w:firstColumn="0" w:lastColumn="0" w:oddVBand="1" w:evenVBand="0" w:oddHBand="0" w:evenHBand="0" w:firstRowFirstColumn="0" w:firstRowLastColumn="0" w:lastRowFirstColumn="0" w:lastRowLastColumn="0"/>
                  <w:tcW w:w="1504" w:type="dxa"/>
                  <w:tcBorders/>
                  <w:tcMar/>
                </w:tcPr>
                <w:p w14:paraId="6B61622D" wp14:textId="77777777">
                  <w:pPr>
                    <w:pStyle w:val="Compact"/>
                    <w:spacing w:before="36" w:after="36"/>
                    <w:jc w:val="center"/>
                    <w:rPr/>
                  </w:pPr>
                  <w:r>
                    <w:rPr/>
                    <w:t>PNORD</w:t>
                  </w:r>
                </w:p>
              </w:tc>
              <w:tc>
                <w:tcPr>
                  <w:cnfStyle w:val="000001000000" w:firstRow="0" w:lastRow="0" w:firstColumn="0" w:lastColumn="0" w:oddVBand="0" w:evenVBand="1" w:oddHBand="0" w:evenHBand="0" w:firstRowFirstColumn="0" w:firstRowLastColumn="0" w:lastRowFirstColumn="0" w:lastRowLastColumn="0"/>
                  <w:tcW w:w="2422" w:type="dxa"/>
                  <w:tcBorders/>
                  <w:tcMar/>
                </w:tcPr>
                <w:p w14:paraId="1D316068" wp14:textId="77777777">
                  <w:pPr>
                    <w:pStyle w:val="Compact"/>
                    <w:spacing w:before="36" w:after="36"/>
                    <w:jc w:val="center"/>
                    <w:rPr/>
                  </w:pPr>
                  <w:r>
                    <w:rPr/>
                    <w:t>GEOREP (plateforme web)</w:t>
                  </w:r>
                </w:p>
              </w:tc>
              <w:tc>
                <w:tcPr>
                  <w:cnfStyle w:val="000010000000" w:firstRow="0" w:lastRow="0" w:firstColumn="0" w:lastColumn="0" w:oddVBand="1" w:evenVBand="0" w:oddHBand="0" w:evenHBand="0" w:firstRowFirstColumn="0" w:firstRowLastColumn="0" w:lastRowFirstColumn="0" w:lastRowLastColumn="0"/>
                  <w:tcW w:w="785" w:type="dxa"/>
                  <w:tcBorders/>
                  <w:tcMar/>
                </w:tcPr>
                <w:p w14:paraId="262DD1E9" wp14:textId="77777777">
                  <w:pPr>
                    <w:pStyle w:val="Compact"/>
                    <w:spacing w:before="36" w:after="36"/>
                    <w:jc w:val="center"/>
                    <w:rPr/>
                  </w:pPr>
                  <w:r>
                    <w:rPr/>
                    <w:t>A vérifier</w:t>
                  </w:r>
                </w:p>
              </w:tc>
            </w:tr>
            <w:tr w:rsidTr="6F78660E" w14:paraId="5012EC5A" wp14:textId="77777777">
              <w:trPr/>
              <w:tc>
                <w:tcPr>
                  <w:cnfStyle w:val="000010000000" w:firstRow="0" w:lastRow="0" w:firstColumn="0" w:lastColumn="0" w:oddVBand="1" w:evenVBand="0" w:oddHBand="0" w:evenHBand="0" w:firstRowFirstColumn="0" w:firstRowLastColumn="0" w:lastRowFirstColumn="0" w:lastRowLastColumn="0"/>
                  <w:tcW w:w="6740" w:type="dxa"/>
                  <w:tcBorders/>
                  <w:tcMar/>
                </w:tcPr>
                <w:p w14:paraId="04F0A693" wp14:textId="77777777">
                  <w:pPr>
                    <w:pStyle w:val="Compact"/>
                    <w:spacing w:before="36" w:after="36"/>
                    <w:jc w:val="center"/>
                    <w:rPr/>
                  </w:pPr>
                  <w:r>
                    <w:rPr/>
                    <w:t>Aires protégées de la Province Sud</w:t>
                  </w:r>
                </w:p>
              </w:tc>
              <w:tc>
                <w:tcPr>
                  <w:cnfStyle w:val="000001000000" w:firstRow="0" w:lastRow="0" w:firstColumn="0" w:lastColumn="0" w:oddVBand="0" w:evenVBand="1" w:oddHBand="0" w:evenHBand="0" w:firstRowFirstColumn="0" w:firstRowLastColumn="0" w:lastRowFirstColumn="0" w:lastRowLastColumn="0"/>
                  <w:tcW w:w="2291" w:type="dxa"/>
                  <w:tcBorders/>
                  <w:tcMar/>
                </w:tcPr>
                <w:p w14:paraId="097EAC35" wp14:textId="77777777">
                  <w:pPr>
                    <w:pStyle w:val="Compact"/>
                    <w:spacing w:before="36" w:after="36"/>
                    <w:jc w:val="center"/>
                    <w:rPr/>
                  </w:pPr>
                  <w:r>
                    <w:rPr/>
                    <w:t>PSUD</w:t>
                  </w:r>
                </w:p>
              </w:tc>
              <w:tc>
                <w:tcPr>
                  <w:cnfStyle w:val="000010000000" w:firstRow="0" w:lastRow="0" w:firstColumn="0" w:lastColumn="0" w:oddVBand="1" w:evenVBand="0" w:oddHBand="0" w:evenHBand="0" w:firstRowFirstColumn="0" w:firstRowLastColumn="0" w:lastRowFirstColumn="0" w:lastRowLastColumn="0"/>
                  <w:tcW w:w="1504" w:type="dxa"/>
                  <w:tcBorders/>
                  <w:tcMar/>
                </w:tcPr>
                <w:p w14:paraId="193714FB" wp14:textId="77777777">
                  <w:pPr>
                    <w:pStyle w:val="Compact"/>
                    <w:spacing w:before="36" w:after="36"/>
                    <w:jc w:val="center"/>
                    <w:rPr/>
                  </w:pPr>
                  <w:r>
                    <w:rPr/>
                    <w:t>PSUD</w:t>
                  </w:r>
                </w:p>
              </w:tc>
              <w:tc>
                <w:tcPr>
                  <w:cnfStyle w:val="000001000000" w:firstRow="0" w:lastRow="0" w:firstColumn="0" w:lastColumn="0" w:oddVBand="0" w:evenVBand="1" w:oddHBand="0" w:evenHBand="0" w:firstRowFirstColumn="0" w:firstRowLastColumn="0" w:lastRowFirstColumn="0" w:lastRowLastColumn="0"/>
                  <w:tcW w:w="2422" w:type="dxa"/>
                  <w:tcBorders/>
                  <w:tcMar/>
                </w:tcPr>
                <w:p w14:paraId="237F0A13" wp14:textId="77777777">
                  <w:pPr>
                    <w:pStyle w:val="Compact"/>
                    <w:spacing w:before="36" w:after="36"/>
                    <w:jc w:val="center"/>
                    <w:rPr/>
                  </w:pPr>
                  <w:r>
                    <w:rPr/>
                    <w:t>PSUD Open Data</w:t>
                  </w:r>
                </w:p>
              </w:tc>
              <w:tc>
                <w:tcPr>
                  <w:cnfStyle w:val="000010000000" w:firstRow="0" w:lastRow="0" w:firstColumn="0" w:lastColumn="0" w:oddVBand="1" w:evenVBand="0" w:oddHBand="0" w:evenHBand="0" w:firstRowFirstColumn="0" w:firstRowLastColumn="0" w:lastRowFirstColumn="0" w:lastRowLastColumn="0"/>
                  <w:tcW w:w="785" w:type="dxa"/>
                  <w:tcBorders/>
                  <w:tcMar/>
                </w:tcPr>
                <w:p w14:paraId="03E9A528" wp14:textId="77777777">
                  <w:pPr>
                    <w:pStyle w:val="Compact"/>
                    <w:spacing w:before="36" w:after="36"/>
                    <w:jc w:val="center"/>
                    <w:rPr/>
                  </w:pPr>
                  <w:r>
                    <w:rPr/>
                    <w:t>Disponible</w:t>
                  </w:r>
                </w:p>
              </w:tc>
            </w:tr>
            <w:tr w:rsidTr="6F78660E" w14:paraId="4D0BEC6C" wp14:textId="77777777">
              <w:trPr/>
              <w:tc>
                <w:tcPr>
                  <w:cnfStyle w:val="000010000000" w:firstRow="0" w:lastRow="0" w:firstColumn="0" w:lastColumn="0" w:oddVBand="1" w:evenVBand="0" w:oddHBand="0" w:evenHBand="0" w:firstRowFirstColumn="0" w:firstRowLastColumn="0" w:lastRowFirstColumn="0" w:lastRowLastColumn="0"/>
                  <w:tcW w:w="6740" w:type="dxa"/>
                  <w:tcBorders/>
                  <w:tcMar/>
                </w:tcPr>
                <w:p w14:paraId="70BBC1F1" wp14:textId="77777777">
                  <w:pPr>
                    <w:pStyle w:val="Compact"/>
                    <w:spacing w:before="36" w:after="36"/>
                    <w:jc w:val="center"/>
                    <w:rPr/>
                  </w:pPr>
                  <w:r>
                    <w:rPr/>
                    <w:t>Installations Classées pour la Protection de l’Environnement de la Province Sud</w:t>
                  </w:r>
                </w:p>
              </w:tc>
              <w:tc>
                <w:tcPr>
                  <w:cnfStyle w:val="000001000000" w:firstRow="0" w:lastRow="0" w:firstColumn="0" w:lastColumn="0" w:oddVBand="0" w:evenVBand="1" w:oddHBand="0" w:evenHBand="0" w:firstRowFirstColumn="0" w:firstRowLastColumn="0" w:lastRowFirstColumn="0" w:lastRowLastColumn="0"/>
                  <w:tcW w:w="2291" w:type="dxa"/>
                  <w:tcBorders/>
                  <w:tcMar/>
                </w:tcPr>
                <w:p w14:paraId="0DA37D76" wp14:textId="77777777">
                  <w:pPr>
                    <w:pStyle w:val="Compact"/>
                    <w:spacing w:before="36" w:after="36"/>
                    <w:jc w:val="center"/>
                    <w:rPr/>
                  </w:pPr>
                  <w:r>
                    <w:rPr/>
                    <w:t>PSUD</w:t>
                  </w:r>
                </w:p>
              </w:tc>
              <w:tc>
                <w:tcPr>
                  <w:cnfStyle w:val="000010000000" w:firstRow="0" w:lastRow="0" w:firstColumn="0" w:lastColumn="0" w:oddVBand="1" w:evenVBand="0" w:oddHBand="0" w:evenHBand="0" w:firstRowFirstColumn="0" w:firstRowLastColumn="0" w:lastRowFirstColumn="0" w:lastRowLastColumn="0"/>
                  <w:tcW w:w="1504" w:type="dxa"/>
                  <w:tcBorders/>
                  <w:tcMar/>
                </w:tcPr>
                <w:p w14:paraId="1591EBC7" wp14:textId="77777777">
                  <w:pPr>
                    <w:pStyle w:val="Compact"/>
                    <w:spacing w:before="36" w:after="36"/>
                    <w:jc w:val="center"/>
                    <w:rPr/>
                  </w:pPr>
                  <w:r>
                    <w:rPr/>
                    <w:t>PSUD</w:t>
                  </w:r>
                </w:p>
              </w:tc>
              <w:tc>
                <w:tcPr>
                  <w:cnfStyle w:val="000001000000" w:firstRow="0" w:lastRow="0" w:firstColumn="0" w:lastColumn="0" w:oddVBand="0" w:evenVBand="1" w:oddHBand="0" w:evenHBand="0" w:firstRowFirstColumn="0" w:firstRowLastColumn="0" w:lastRowFirstColumn="0" w:lastRowLastColumn="0"/>
                  <w:tcW w:w="2422" w:type="dxa"/>
                  <w:tcBorders/>
                  <w:tcMar/>
                </w:tcPr>
                <w:p w14:paraId="7C9344B8" wp14:textId="77777777">
                  <w:pPr>
                    <w:pStyle w:val="Compact"/>
                    <w:spacing w:before="36" w:after="36"/>
                    <w:jc w:val="center"/>
                    <w:rPr/>
                  </w:pPr>
                  <w:r>
                    <w:rPr/>
                    <w:t>PSUD Open Data</w:t>
                  </w:r>
                </w:p>
              </w:tc>
              <w:tc>
                <w:tcPr>
                  <w:cnfStyle w:val="000010000000" w:firstRow="0" w:lastRow="0" w:firstColumn="0" w:lastColumn="0" w:oddVBand="1" w:evenVBand="0" w:oddHBand="0" w:evenHBand="0" w:firstRowFirstColumn="0" w:firstRowLastColumn="0" w:lastRowFirstColumn="0" w:lastRowLastColumn="0"/>
                  <w:tcW w:w="785" w:type="dxa"/>
                  <w:tcBorders/>
                  <w:tcMar/>
                </w:tcPr>
                <w:p w14:paraId="65EB303B" wp14:textId="77777777">
                  <w:pPr>
                    <w:pStyle w:val="Compact"/>
                    <w:spacing w:before="36" w:after="36"/>
                    <w:jc w:val="center"/>
                    <w:rPr/>
                  </w:pPr>
                  <w:r>
                    <w:rPr/>
                    <w:t>Disponible</w:t>
                  </w:r>
                </w:p>
              </w:tc>
            </w:tr>
            <w:tr w:rsidTr="6F78660E" w14:paraId="24FD6556" wp14:textId="77777777">
              <w:trPr/>
              <w:tc>
                <w:tcPr>
                  <w:cnfStyle w:val="000010000000" w:firstRow="0" w:lastRow="0" w:firstColumn="0" w:lastColumn="0" w:oddVBand="1" w:evenVBand="0" w:oddHBand="0" w:evenHBand="0" w:firstRowFirstColumn="0" w:firstRowLastColumn="0" w:lastRowFirstColumn="0" w:lastRowLastColumn="0"/>
                  <w:tcW w:w="6740" w:type="dxa"/>
                  <w:tcBorders/>
                  <w:tcMar/>
                </w:tcPr>
                <w:p w14:paraId="06B49EC5" wp14:textId="77777777">
                  <w:pPr>
                    <w:pStyle w:val="Compact"/>
                    <w:spacing w:before="36" w:after="36"/>
                    <w:jc w:val="center"/>
                    <w:rPr/>
                  </w:pPr>
                  <w:r>
                    <w:rPr/>
                    <w:t>PUD des communes de la province SUD</w:t>
                  </w:r>
                </w:p>
              </w:tc>
              <w:tc>
                <w:tcPr>
                  <w:cnfStyle w:val="000001000000" w:firstRow="0" w:lastRow="0" w:firstColumn="0" w:lastColumn="0" w:oddVBand="0" w:evenVBand="1" w:oddHBand="0" w:evenHBand="0" w:firstRowFirstColumn="0" w:firstRowLastColumn="0" w:lastRowFirstColumn="0" w:lastRowLastColumn="0"/>
                  <w:tcW w:w="2291" w:type="dxa"/>
                  <w:tcBorders/>
                  <w:tcMar/>
                </w:tcPr>
                <w:p w14:paraId="47711F65" wp14:textId="77777777">
                  <w:pPr>
                    <w:pStyle w:val="Compact"/>
                    <w:spacing w:before="36" w:after="36"/>
                    <w:jc w:val="center"/>
                    <w:rPr/>
                  </w:pPr>
                  <w:r>
                    <w:rPr/>
                    <w:t>PSUD</w:t>
                  </w:r>
                </w:p>
              </w:tc>
              <w:tc>
                <w:tcPr>
                  <w:cnfStyle w:val="000010000000" w:firstRow="0" w:lastRow="0" w:firstColumn="0" w:lastColumn="0" w:oddVBand="1" w:evenVBand="0" w:oddHBand="0" w:evenHBand="0" w:firstRowFirstColumn="0" w:firstRowLastColumn="0" w:lastRowFirstColumn="0" w:lastRowLastColumn="0"/>
                  <w:tcW w:w="1504" w:type="dxa"/>
                  <w:tcBorders/>
                  <w:tcMar/>
                </w:tcPr>
                <w:p w14:paraId="789B644A" wp14:textId="77777777">
                  <w:pPr>
                    <w:pStyle w:val="Compact"/>
                    <w:spacing w:before="36" w:after="36"/>
                    <w:jc w:val="center"/>
                    <w:rPr/>
                  </w:pPr>
                  <w:r>
                    <w:rPr/>
                    <w:t>PSUD</w:t>
                  </w:r>
                </w:p>
              </w:tc>
              <w:tc>
                <w:tcPr>
                  <w:cnfStyle w:val="000001000000" w:firstRow="0" w:lastRow="0" w:firstColumn="0" w:lastColumn="0" w:oddVBand="0" w:evenVBand="1" w:oddHBand="0" w:evenHBand="0" w:firstRowFirstColumn="0" w:firstRowLastColumn="0" w:lastRowFirstColumn="0" w:lastRowLastColumn="0"/>
                  <w:tcW w:w="2422" w:type="dxa"/>
                  <w:tcBorders/>
                  <w:tcMar/>
                </w:tcPr>
                <w:p w14:paraId="6FA2A8CC" wp14:textId="77777777">
                  <w:pPr>
                    <w:pStyle w:val="Compact"/>
                    <w:spacing w:before="36" w:after="36"/>
                    <w:jc w:val="center"/>
                    <w:rPr/>
                  </w:pPr>
                  <w:r>
                    <w:rPr/>
                    <w:t>PSUD Open Data</w:t>
                  </w:r>
                </w:p>
              </w:tc>
              <w:tc>
                <w:tcPr>
                  <w:cnfStyle w:val="000010000000" w:firstRow="0" w:lastRow="0" w:firstColumn="0" w:lastColumn="0" w:oddVBand="1" w:evenVBand="0" w:oddHBand="0" w:evenHBand="0" w:firstRowFirstColumn="0" w:firstRowLastColumn="0" w:lastRowFirstColumn="0" w:lastRowLastColumn="0"/>
                  <w:tcW w:w="785" w:type="dxa"/>
                  <w:tcBorders/>
                  <w:tcMar/>
                </w:tcPr>
                <w:p w14:paraId="6CB90EDF" wp14:textId="77777777">
                  <w:pPr>
                    <w:pStyle w:val="Compact"/>
                    <w:spacing w:before="36" w:after="36"/>
                    <w:jc w:val="center"/>
                    <w:rPr/>
                  </w:pPr>
                  <w:r>
                    <w:rPr/>
                    <w:t>Disponible</w:t>
                  </w:r>
                </w:p>
              </w:tc>
            </w:tr>
            <w:tr w:rsidTr="6F78660E" w14:paraId="41B270E5" wp14:textId="77777777">
              <w:trPr/>
              <w:tc>
                <w:tcPr>
                  <w:cnfStyle w:val="000010000000" w:firstRow="0" w:lastRow="0" w:firstColumn="0" w:lastColumn="0" w:oddVBand="1" w:evenVBand="0" w:oddHBand="0" w:evenHBand="0" w:firstRowFirstColumn="0" w:firstRowLastColumn="0" w:lastRowFirstColumn="0" w:lastRowLastColumn="0"/>
                  <w:tcW w:w="6740" w:type="dxa"/>
                  <w:tcBorders/>
                  <w:tcMar/>
                </w:tcPr>
                <w:p w14:paraId="2EB3D065" wp14:textId="77777777">
                  <w:pPr>
                    <w:pStyle w:val="Compact"/>
                    <w:spacing w:before="36" w:after="36"/>
                    <w:jc w:val="center"/>
                    <w:rPr/>
                  </w:pPr>
                  <w:r>
                    <w:rPr/>
                    <w:t>Province</w:t>
                  </w:r>
                </w:p>
              </w:tc>
              <w:tc>
                <w:tcPr>
                  <w:cnfStyle w:val="000001000000" w:firstRow="0" w:lastRow="0" w:firstColumn="0" w:lastColumn="0" w:oddVBand="0" w:evenVBand="1" w:oddHBand="0" w:evenHBand="0" w:firstRowFirstColumn="0" w:firstRowLastColumn="0" w:lastRowFirstColumn="0" w:lastRowLastColumn="0"/>
                  <w:tcW w:w="2291" w:type="dxa"/>
                  <w:tcBorders/>
                  <w:tcMar/>
                </w:tcPr>
                <w:p w14:paraId="72C4C3A2" wp14:textId="77777777">
                  <w:pPr>
                    <w:pStyle w:val="Compact"/>
                    <w:spacing w:before="36" w:after="36"/>
                    <w:jc w:val="center"/>
                    <w:rPr/>
                  </w:pPr>
                  <w:r>
                    <w:rPr/>
                    <w:t>Provinces (Sud, Nord, Îles)</w:t>
                  </w:r>
                </w:p>
              </w:tc>
              <w:tc>
                <w:tcPr>
                  <w:cnfStyle w:val="000010000000" w:firstRow="0" w:lastRow="0" w:firstColumn="0" w:lastColumn="0" w:oddVBand="1" w:evenVBand="0" w:oddHBand="0" w:evenHBand="0" w:firstRowFirstColumn="0" w:firstRowLastColumn="0" w:lastRowFirstColumn="0" w:lastRowLastColumn="0"/>
                  <w:tcW w:w="1504" w:type="dxa"/>
                  <w:tcBorders/>
                  <w:tcMar/>
                </w:tcPr>
                <w:p w14:paraId="2C0BF1C1" wp14:textId="77777777">
                  <w:pPr>
                    <w:pStyle w:val="Compact"/>
                    <w:spacing w:before="36" w:after="36"/>
                    <w:jc w:val="center"/>
                    <w:rPr/>
                  </w:pPr>
                  <w:r>
                    <w:rPr/>
                    <w:t>GEOREP</w:t>
                  </w:r>
                </w:p>
              </w:tc>
              <w:tc>
                <w:tcPr>
                  <w:cnfStyle w:val="000001000000" w:firstRow="0" w:lastRow="0" w:firstColumn="0" w:lastColumn="0" w:oddVBand="0" w:evenVBand="1" w:oddHBand="0" w:evenHBand="0" w:firstRowFirstColumn="0" w:firstRowLastColumn="0" w:lastRowFirstColumn="0" w:lastRowLastColumn="0"/>
                  <w:tcW w:w="2422" w:type="dxa"/>
                  <w:tcBorders/>
                  <w:tcMar/>
                </w:tcPr>
                <w:p w14:paraId="451DBB43" wp14:textId="77777777">
                  <w:pPr>
                    <w:pStyle w:val="Compact"/>
                    <w:spacing w:before="36" w:after="36"/>
                    <w:jc w:val="center"/>
                    <w:rPr/>
                  </w:pPr>
                  <w:r>
                    <w:rPr/>
                    <w:t>GEOREP (plateforme web)</w:t>
                  </w:r>
                </w:p>
              </w:tc>
              <w:tc>
                <w:tcPr>
                  <w:cnfStyle w:val="000010000000" w:firstRow="0" w:lastRow="0" w:firstColumn="0" w:lastColumn="0" w:oddVBand="1" w:evenVBand="0" w:oddHBand="0" w:evenHBand="0" w:firstRowFirstColumn="0" w:firstRowLastColumn="0" w:lastRowFirstColumn="0" w:lastRowLastColumn="0"/>
                  <w:tcW w:w="785" w:type="dxa"/>
                  <w:tcBorders/>
                  <w:tcMar/>
                </w:tcPr>
                <w:p w14:paraId="41C725FB" wp14:textId="77777777">
                  <w:pPr>
                    <w:pStyle w:val="Compact"/>
                    <w:spacing w:before="36" w:after="36"/>
                    <w:jc w:val="center"/>
                    <w:rPr/>
                  </w:pPr>
                  <w:r>
                    <w:rPr/>
                    <w:t>Disponible</w:t>
                  </w:r>
                </w:p>
              </w:tc>
            </w:tr>
            <w:tr w:rsidTr="6F78660E" w14:paraId="5047D869" wp14:textId="77777777">
              <w:trPr/>
              <w:tc>
                <w:tcPr>
                  <w:cnfStyle w:val="000010000000" w:firstRow="0" w:lastRow="0" w:firstColumn="0" w:lastColumn="0" w:oddVBand="1" w:evenVBand="0" w:oddHBand="0" w:evenHBand="0" w:firstRowFirstColumn="0" w:firstRowLastColumn="0" w:lastRowFirstColumn="0" w:lastRowLastColumn="0"/>
                  <w:tcW w:w="6740" w:type="dxa"/>
                  <w:tcBorders/>
                  <w:tcMar/>
                </w:tcPr>
                <w:p w14:paraId="23ADFB93" wp14:textId="77777777">
                  <w:pPr>
                    <w:pStyle w:val="Compact"/>
                    <w:spacing w:before="36" w:after="36"/>
                    <w:jc w:val="center"/>
                    <w:rPr/>
                  </w:pPr>
                  <w:r>
                    <w:rPr/>
                    <w:t>Cartographie des surfaces forestières de Nouvelle-Calédonie</w:t>
                  </w:r>
                </w:p>
              </w:tc>
              <w:tc>
                <w:tcPr>
                  <w:cnfStyle w:val="000001000000" w:firstRow="0" w:lastRow="0" w:firstColumn="0" w:lastColumn="0" w:oddVBand="0" w:evenVBand="1" w:oddHBand="0" w:evenHBand="0" w:firstRowFirstColumn="0" w:firstRowLastColumn="0" w:lastRowFirstColumn="0" w:lastRowLastColumn="0"/>
                  <w:tcW w:w="2291" w:type="dxa"/>
                  <w:tcBorders/>
                  <w:tcMar/>
                </w:tcPr>
                <w:p w14:paraId="078B019A" wp14:textId="77777777">
                  <w:pPr>
                    <w:pStyle w:val="Compact"/>
                    <w:spacing w:before="36" w:after="36"/>
                    <w:jc w:val="center"/>
                    <w:rPr/>
                  </w:pPr>
                  <w:r>
                    <w:rPr/>
                    <w:t>TMF</w:t>
                  </w:r>
                </w:p>
              </w:tc>
              <w:tc>
                <w:tcPr>
                  <w:cnfStyle w:val="000010000000" w:firstRow="0" w:lastRow="0" w:firstColumn="0" w:lastColumn="0" w:oddVBand="1" w:evenVBand="0" w:oddHBand="0" w:evenHBand="0" w:firstRowFirstColumn="0" w:firstRowLastColumn="0" w:lastRowFirstColumn="0" w:lastRowLastColumn="0"/>
                  <w:tcW w:w="1504" w:type="dxa"/>
                  <w:tcBorders/>
                  <w:tcMar/>
                </w:tcPr>
                <w:p w14:paraId="737C9AB3" wp14:textId="77777777">
                  <w:pPr>
                    <w:pStyle w:val="Compact"/>
                    <w:spacing w:before="36" w:after="36"/>
                    <w:jc w:val="center"/>
                    <w:rPr/>
                  </w:pPr>
                  <w:r>
                    <w:rPr/>
                    <w:t>GEE</w:t>
                  </w:r>
                </w:p>
              </w:tc>
              <w:tc>
                <w:tcPr>
                  <w:cnfStyle w:val="000001000000" w:firstRow="0" w:lastRow="0" w:firstColumn="0" w:lastColumn="0" w:oddVBand="0" w:evenVBand="1" w:oddHBand="0" w:evenHBand="0" w:firstRowFirstColumn="0" w:firstRowLastColumn="0" w:lastRowFirstColumn="0" w:lastRowLastColumn="0"/>
                  <w:tcW w:w="2422" w:type="dxa"/>
                  <w:tcBorders/>
                  <w:tcMar/>
                </w:tcPr>
                <w:p w14:paraId="68C613CB" wp14:textId="77777777">
                  <w:pPr>
                    <w:pStyle w:val="Compact"/>
                    <w:spacing w:before="36" w:after="36"/>
                    <w:jc w:val="center"/>
                    <w:rPr/>
                  </w:pPr>
                  <w:r>
                    <w:rPr/>
                    <w:t>https://forobs.jrc.ec.europa.eu/TMF</w:t>
                  </w:r>
                </w:p>
              </w:tc>
              <w:tc>
                <w:tcPr>
                  <w:cnfStyle w:val="000010000000" w:firstRow="0" w:lastRow="0" w:firstColumn="0" w:lastColumn="0" w:oddVBand="1" w:evenVBand="0" w:oddHBand="0" w:evenHBand="0" w:firstRowFirstColumn="0" w:firstRowLastColumn="0" w:lastRowFirstColumn="0" w:lastRowLastColumn="0"/>
                  <w:tcW w:w="785" w:type="dxa"/>
                  <w:tcBorders/>
                  <w:tcMar/>
                </w:tcPr>
                <w:p w14:paraId="6EEAA6AC" wp14:textId="77777777">
                  <w:pPr>
                    <w:pStyle w:val="Compact"/>
                    <w:spacing w:before="36" w:after="36"/>
                    <w:jc w:val="center"/>
                    <w:rPr/>
                  </w:pPr>
                  <w:r>
                    <w:rPr/>
                    <w:t>Disponible</w:t>
                  </w:r>
                </w:p>
              </w:tc>
            </w:tr>
            <w:tr w:rsidTr="6F78660E" w14:paraId="5DA66927" wp14:textId="77777777">
              <w:trPr/>
              <w:tc>
                <w:tcPr>
                  <w:cnfStyle w:val="000010000000" w:firstRow="0" w:lastRow="0" w:firstColumn="0" w:lastColumn="0" w:oddVBand="1" w:evenVBand="0" w:oddHBand="0" w:evenHBand="0" w:firstRowFirstColumn="0" w:firstRowLastColumn="0" w:lastRowFirstColumn="0" w:lastRowLastColumn="0"/>
                  <w:tcW w:w="6740" w:type="dxa"/>
                  <w:tcBorders/>
                  <w:tcMar/>
                </w:tcPr>
                <w:p w14:paraId="24B35309" wp14:textId="77777777">
                  <w:pPr>
                    <w:pStyle w:val="Compact"/>
                    <w:spacing w:before="36" w:after="36"/>
                    <w:jc w:val="center"/>
                    <w:rPr/>
                  </w:pPr>
                  <w:r>
                    <w:rPr/>
                    <w:t>Autres IOTA</w:t>
                  </w:r>
                </w:p>
              </w:tc>
              <w:tc>
                <w:tcPr>
                  <w:cnfStyle w:val="000001000000" w:firstRow="0" w:lastRow="0" w:firstColumn="0" w:lastColumn="0" w:oddVBand="0" w:evenVBand="1" w:oddHBand="0" w:evenHBand="0" w:firstRowFirstColumn="0" w:firstRowLastColumn="0" w:lastRowFirstColumn="0" w:lastRowLastColumn="0"/>
                  <w:tcW w:w="2291" w:type="dxa"/>
                  <w:tcBorders/>
                  <w:tcMar/>
                </w:tcPr>
                <w:p w14:paraId="5202C152" wp14:textId="77777777">
                  <w:pPr>
                    <w:pStyle w:val="Compact"/>
                    <w:spacing w:before="36" w:after="36"/>
                    <w:jc w:val="center"/>
                    <w:rPr/>
                  </w:pPr>
                  <w:r>
                    <w:rPr/>
                    <w:t>nan</w:t>
                  </w:r>
                </w:p>
              </w:tc>
              <w:tc>
                <w:tcPr>
                  <w:cnfStyle w:val="000010000000" w:firstRow="0" w:lastRow="0" w:firstColumn="0" w:lastColumn="0" w:oddVBand="1" w:evenVBand="0" w:oddHBand="0" w:evenHBand="0" w:firstRowFirstColumn="0" w:firstRowLastColumn="0" w:lastRowFirstColumn="0" w:lastRowLastColumn="0"/>
                  <w:tcW w:w="1504" w:type="dxa"/>
                  <w:tcBorders/>
                  <w:tcMar/>
                </w:tcPr>
                <w:p w14:paraId="3863F001" wp14:textId="77777777">
                  <w:pPr>
                    <w:pStyle w:val="Compact"/>
                    <w:spacing w:before="36" w:after="36"/>
                    <w:jc w:val="center"/>
                    <w:rPr/>
                  </w:pPr>
                  <w:r>
                    <w:rPr/>
                    <w:t>nan</w:t>
                  </w:r>
                </w:p>
              </w:tc>
              <w:tc>
                <w:tcPr>
                  <w:cnfStyle w:val="000001000000" w:firstRow="0" w:lastRow="0" w:firstColumn="0" w:lastColumn="0" w:oddVBand="0" w:evenVBand="1" w:oddHBand="0" w:evenHBand="0" w:firstRowFirstColumn="0" w:firstRowLastColumn="0" w:lastRowFirstColumn="0" w:lastRowLastColumn="0"/>
                  <w:tcW w:w="2422" w:type="dxa"/>
                  <w:tcBorders/>
                  <w:tcMar/>
                </w:tcPr>
                <w:p w14:paraId="4F0FF403" wp14:textId="77777777">
                  <w:pPr>
                    <w:pStyle w:val="Compact"/>
                    <w:spacing w:before="36" w:after="36"/>
                    <w:jc w:val="center"/>
                    <w:rPr/>
                  </w:pPr>
                  <w:r>
                    <w:rPr/>
                    <w:t>À confirmer</w:t>
                  </w:r>
                </w:p>
              </w:tc>
              <w:tc>
                <w:tcPr>
                  <w:cnfStyle w:val="000010000000" w:firstRow="0" w:lastRow="0" w:firstColumn="0" w:lastColumn="0" w:oddVBand="1" w:evenVBand="0" w:oddHBand="0" w:evenHBand="0" w:firstRowFirstColumn="0" w:firstRowLastColumn="0" w:lastRowFirstColumn="0" w:lastRowLastColumn="0"/>
                  <w:tcW w:w="785" w:type="dxa"/>
                  <w:tcBorders/>
                  <w:tcMar/>
                </w:tcPr>
                <w:p w14:paraId="05AAFC5D" wp14:textId="77777777">
                  <w:pPr>
                    <w:pStyle w:val="Compact"/>
                    <w:spacing w:before="36" w:after="36"/>
                    <w:jc w:val="center"/>
                    <w:rPr/>
                  </w:pPr>
                  <w:r>
                    <w:rPr/>
                    <w:t>nan</w:t>
                  </w:r>
                </w:p>
              </w:tc>
            </w:tr>
            <w:tr w:rsidTr="6F78660E" w14:paraId="293D029F" wp14:textId="77777777">
              <w:trPr/>
              <w:tc>
                <w:tcPr>
                  <w:cnfStyle w:val="000010000000" w:firstRow="0" w:lastRow="0" w:firstColumn="0" w:lastColumn="0" w:oddVBand="1" w:evenVBand="0" w:oddHBand="0" w:evenHBand="0" w:firstRowFirstColumn="0" w:firstRowLastColumn="0" w:lastRowFirstColumn="0" w:lastRowLastColumn="0"/>
                  <w:tcW w:w="6740" w:type="dxa"/>
                  <w:tcBorders/>
                  <w:tcMar/>
                </w:tcPr>
                <w:p w14:paraId="0F0EBB0D" wp14:textId="77777777">
                  <w:pPr>
                    <w:pStyle w:val="Compact"/>
                    <w:spacing w:before="36" w:after="36"/>
                    <w:jc w:val="center"/>
                    <w:rPr/>
                  </w:pPr>
                  <w:r>
                    <w:rPr/>
                    <w:t>Établissements sensibles</w:t>
                  </w:r>
                </w:p>
              </w:tc>
              <w:tc>
                <w:tcPr>
                  <w:cnfStyle w:val="000001000000" w:firstRow="0" w:lastRow="0" w:firstColumn="0" w:lastColumn="0" w:oddVBand="0" w:evenVBand="1" w:oddHBand="0" w:evenHBand="0" w:firstRowFirstColumn="0" w:firstRowLastColumn="0" w:lastRowFirstColumn="0" w:lastRowLastColumn="0"/>
                  <w:tcW w:w="2291" w:type="dxa"/>
                  <w:tcBorders/>
                  <w:tcMar/>
                </w:tcPr>
                <w:p w14:paraId="413E9BB1" wp14:textId="77777777">
                  <w:pPr>
                    <w:pStyle w:val="Compact"/>
                    <w:spacing w:before="36" w:after="36"/>
                    <w:jc w:val="center"/>
                    <w:rPr/>
                  </w:pPr>
                  <w:r>
                    <w:rPr/>
                    <w:t>nan</w:t>
                  </w:r>
                </w:p>
              </w:tc>
              <w:tc>
                <w:tcPr>
                  <w:cnfStyle w:val="000010000000" w:firstRow="0" w:lastRow="0" w:firstColumn="0" w:lastColumn="0" w:oddVBand="1" w:evenVBand="0" w:oddHBand="0" w:evenHBand="0" w:firstRowFirstColumn="0" w:firstRowLastColumn="0" w:lastRowFirstColumn="0" w:lastRowLastColumn="0"/>
                  <w:tcW w:w="1504" w:type="dxa"/>
                  <w:tcBorders/>
                  <w:tcMar/>
                </w:tcPr>
                <w:p w14:paraId="64562016" wp14:textId="77777777">
                  <w:pPr>
                    <w:pStyle w:val="Compact"/>
                    <w:spacing w:before="36" w:after="36"/>
                    <w:jc w:val="center"/>
                    <w:rPr/>
                  </w:pPr>
                  <w:r>
                    <w:rPr/>
                    <w:t>nan</w:t>
                  </w:r>
                </w:p>
              </w:tc>
              <w:tc>
                <w:tcPr>
                  <w:cnfStyle w:val="000001000000" w:firstRow="0" w:lastRow="0" w:firstColumn="0" w:lastColumn="0" w:oddVBand="0" w:evenVBand="1" w:oddHBand="0" w:evenHBand="0" w:firstRowFirstColumn="0" w:firstRowLastColumn="0" w:lastRowFirstColumn="0" w:lastRowLastColumn="0"/>
                  <w:tcW w:w="2422" w:type="dxa"/>
                  <w:tcBorders/>
                  <w:tcMar/>
                </w:tcPr>
                <w:p w14:paraId="2E122756" wp14:textId="77777777">
                  <w:pPr>
                    <w:pStyle w:val="Compact"/>
                    <w:spacing w:before="36" w:after="36"/>
                    <w:jc w:val="center"/>
                    <w:rPr/>
                  </w:pPr>
                  <w:r>
                    <w:rPr/>
                    <w:t>À confirmer</w:t>
                  </w:r>
                </w:p>
              </w:tc>
              <w:tc>
                <w:tcPr>
                  <w:cnfStyle w:val="000010000000" w:firstRow="0" w:lastRow="0" w:firstColumn="0" w:lastColumn="0" w:oddVBand="1" w:evenVBand="0" w:oddHBand="0" w:evenHBand="0" w:firstRowFirstColumn="0" w:firstRowLastColumn="0" w:lastRowFirstColumn="0" w:lastRowLastColumn="0"/>
                  <w:tcW w:w="785" w:type="dxa"/>
                  <w:tcBorders/>
                  <w:tcMar/>
                </w:tcPr>
                <w:p w14:paraId="61AC7160" wp14:textId="77777777">
                  <w:pPr>
                    <w:pStyle w:val="Compact"/>
                    <w:spacing w:before="36" w:after="36"/>
                    <w:jc w:val="center"/>
                    <w:rPr/>
                  </w:pPr>
                  <w:r>
                    <w:rPr/>
                    <w:t>nan</w:t>
                  </w:r>
                  <w:bookmarkStart w:name="tbl-sources" w:id="17"/>
                  <w:bookmarkEnd w:id="17"/>
                </w:p>
              </w:tc>
            </w:tr>
          </w:tbl>
          <w:p w14:paraId="5A39BBE3" wp14:textId="77777777">
            <w:pPr>
              <w:pStyle w:val="Normal"/>
              <w:spacing w:before="0" w:after="200"/>
              <w:jc w:val="left"/>
              <w:rPr>
                <w:sz w:val="24"/>
              </w:rPr>
            </w:pPr>
            <w:r>
              <w:rPr>
                <w:sz w:val="24"/>
              </w:rPr>
            </w:r>
          </w:p>
        </w:tc>
      </w:tr>
    </w:tbl>
    <w:p xmlns:wp14="http://schemas.microsoft.com/office/word/2010/wordml" w14:paraId="41C8F396" wp14:textId="77777777">
      <w:pPr>
        <w:sectPr>
          <w:type w:val="nextPage"/>
          <w:pgSz w:w="16838" w:h="11906" w:orient="landscape"/>
          <w:pgMar w:top="1440" w:right="1440" w:bottom="1440" w:left="1440" w:header="0" w:footer="0" w:gutter="0"/>
          <w:pgNumType w:fmt="decimal"/>
          <w:formProt w:val="false"/>
          <w:textDirection w:val="lrTb"/>
          <w:docGrid w:type="default" w:linePitch="100" w:charSpace="0"/>
          <w:cols w:num="1"/>
        </w:sectPr>
      </w:pPr>
    </w:p>
    <w:p xmlns:wp14="http://schemas.microsoft.com/office/word/2010/wordml" w14:paraId="04E7E9C8" wp14:textId="77777777">
      <w:pPr>
        <w:pStyle w:val="BodyText"/>
        <w:rPr/>
      </w:pPr>
      <w:r>
        <w:rPr/>
        <w:t>Ces données sont produites et mises à disposition par différents acteurs (communes, provinces, services du Gouvernement, partenaires techniques, entreprises privées).</w:t>
      </w:r>
    </w:p>
    <w:p xmlns:wp14="http://schemas.microsoft.com/office/word/2010/wordml" w14:paraId="132C74D8" wp14:textId="77777777">
      <w:pPr>
        <w:pStyle w:val="BodyText"/>
        <w:rPr/>
      </w:pPr>
      <w:r>
        <w:rPr/>
        <w:t>Elles présentent des niveaux hétérogènes de qualité, de structuration et de fréquence de mise à jour, ce qui nécessite des traitements spécifiques dans le cadre du projet HydroScope.</w:t>
      </w:r>
    </w:p>
    <w:p xmlns:wp14="http://schemas.microsoft.com/office/word/2010/wordml" w14:paraId="5E003B8C" wp14:textId="77777777">
      <w:pPr>
        <w:pStyle w:val="Normal"/>
        <w:rPr/>
      </w:pPr>
      <w:r>
        <w:rPr/>
        <mc:AlternateContent>
          <mc:Choice Requires="wps">
            <w:drawing>
              <wp:inline xmlns:wp14="http://schemas.microsoft.com/office/word/2010/wordprocessingDrawing" distT="0" distB="0" distL="0" distR="0" wp14:anchorId="25B97023" wp14:editId="7777777">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w14:anchorId="02476652">
              <v:rect id="shape_0" style="position:absolute;margin-left:0pt;margin-top:-1.55pt;width:467.95pt;height:1.45pt;mso-wrap-style:none;v-text-anchor:middle;mso-position-horizontal:center;mso-position-vertical:top" o:allowincell="f" fillcolor="white" stroked="t">
                <v:fill type="solid" color2="black" o:detectmouseclick="t"/>
                <v:stroke color="black" joinstyle="round" endcap="flat"/>
                <w10:wrap type="topAndBottom"/>
              </v:rect>
            </w:pict>
          </mc:Fallback>
        </mc:AlternateContent>
      </w:r>
    </w:p>
    <w:p xmlns:wp14="http://schemas.microsoft.com/office/word/2010/wordml" w14:paraId="72A3D3EC" wp14:textId="77777777">
      <w:pPr>
        <w:pStyle w:val="Normal"/>
        <w:rPr/>
      </w:pPr>
      <w:r>
        <w:rPr/>
      </w:r>
      <w:bookmarkEnd w:id="10"/>
      <w:bookmarkEnd w:id="16"/>
      <w:r>
        <w:br w:type="page"/>
      </w:r>
    </w:p>
    <w:p xmlns:wp14="http://schemas.microsoft.com/office/word/2010/wordml" w:rsidP="6F78660E" w14:paraId="4F2ECC46" wp14:textId="77777777">
      <w:pPr>
        <w:pStyle w:val="Heading2"/>
        <w:spacing w:before="0" w:after="0"/>
        <w:rPr>
          <w:highlight w:val="yellow"/>
          <w:rPrChange w:author="Marjolaine DAVID" w:date="2026-09-02T21:46:03.825Z" w:id="837768544"/>
        </w:rPr>
      </w:pPr>
      <w:bookmarkStart w:name="__RefHeading___Toc6557_4257709489" w:id="18"/>
      <w:bookmarkStart w:name="parties-prenantes-et-gouvernance" w:id="19"/>
      <w:bookmarkEnd w:id="18"/>
      <w:r w:rsidRPr="6F78660E" w:rsidR="6F78660E">
        <w:rPr>
          <w:highlight w:val="yellow"/>
          <w:rPrChange w:author="Marjolaine DAVID" w:date="2026-09-02T21:46:03.824Z" w16du:dateUtc="2026-09-02T21:46:03.824Z" w:id="1980448543"/>
        </w:rPr>
        <w:t>3 Parties prenantes et gouvernance</w:t>
      </w:r>
    </w:p>
    <w:p xmlns:wp14="http://schemas.microsoft.com/office/word/2010/wordml" w14:paraId="17ED4895" wp14:textId="77777777">
      <w:pPr>
        <w:pStyle w:val="FirstParagraph"/>
        <w:rPr/>
      </w:pPr>
      <w:r>
        <w:rPr/>
        <w:t>La mise en œuvre du projet HydroScope repose sur une gouvernance partenariale associant des acteurs institutionnels, techniques et opérationnels intervenant à différentes étapes du cycle de vie de la donnée et de la décision publique.</w:t>
      </w:r>
    </w:p>
    <w:p xmlns:wp14="http://schemas.microsoft.com/office/word/2010/wordml" w14:paraId="18E2318B" wp14:textId="77777777">
      <w:pPr>
        <w:pStyle w:val="Heading3"/>
        <w:rPr/>
      </w:pPr>
      <w:bookmarkStart w:name="acteurs" w:id="20"/>
      <w:r>
        <w:rPr/>
        <w:t>3.1 Acteurs</w:t>
      </w:r>
    </w:p>
    <w:p xmlns:wp14="http://schemas.microsoft.com/office/word/2010/wordml" w14:paraId="16F0F09D" wp14:textId="77777777">
      <w:pPr>
        <w:pStyle w:val="FirstParagraph"/>
        <w:rPr/>
      </w:pPr>
      <w:r>
        <w:rPr/>
        <w:t>L’</w:t>
      </w:r>
      <w:r>
        <w:rPr>
          <w:b/>
          <w:bCs/>
        </w:rPr>
        <w:t>OEIL</w:t>
      </w:r>
      <w:r>
        <w:rPr/>
        <w:t xml:space="preserve"> assure le portage du projet HydroScope. Il coordonne les travaux, centralise les données et garantit la cohérence globale du dispositif, notamment en matière de structuration de l’information et de production d’indicateurs.</w:t>
      </w:r>
    </w:p>
    <w:p xmlns:wp14="http://schemas.microsoft.com/office/word/2010/wordml" w14:paraId="4D128EF0" wp14:textId="77777777">
      <w:pPr>
        <w:pStyle w:val="BodyText"/>
        <w:rPr/>
      </w:pPr>
      <w:r>
        <w:rPr/>
        <w:t xml:space="preserve">Les </w:t>
      </w:r>
      <w:r>
        <w:rPr>
          <w:b/>
          <w:bCs/>
        </w:rPr>
        <w:t>services du Gouvernement de la Nouvelle-Calédonie</w:t>
      </w:r>
      <w:r>
        <w:rPr/>
        <w:t xml:space="preserve">, en particulier la </w:t>
      </w:r>
      <w:r>
        <w:rPr>
          <w:b/>
          <w:bCs/>
        </w:rPr>
        <w:t>DAVAR (service de l’eau)</w:t>
      </w:r>
      <w:r>
        <w:rPr/>
        <w:t>, interviennent en tant qu’acteurs clés sur les aspects réglementaires, techniques et méthodologiques liés à la gestion des ressources en eau et à la mise en œuvre des périmètres de protection.</w:t>
      </w:r>
    </w:p>
    <w:p xmlns:wp14="http://schemas.microsoft.com/office/word/2010/wordml" w14:paraId="7C3999FB" wp14:textId="77777777">
      <w:pPr>
        <w:pStyle w:val="BodyText"/>
        <w:rPr/>
      </w:pPr>
      <w:r>
        <w:rPr/>
        <w:t xml:space="preserve">Les </w:t>
      </w:r>
      <w:r>
        <w:rPr>
          <w:b/>
          <w:bCs/>
        </w:rPr>
        <w:t>Provinces</w:t>
      </w:r>
      <w:r>
        <w:rPr/>
        <w:t xml:space="preserve"> contribuent à la fois à la production de données environnementales et à leur analyse, dans le cadre de leurs compétences en matière d’environnement et d’aménagement du territoire. Elles jouent également un rôle d’appui auprès des communes.</w:t>
      </w:r>
    </w:p>
    <w:p xmlns:wp14="http://schemas.microsoft.com/office/word/2010/wordml" w14:paraId="78085400" wp14:textId="77777777">
      <w:pPr>
        <w:pStyle w:val="BodyText"/>
        <w:rPr/>
      </w:pPr>
      <w:r>
        <w:rPr/>
        <w:t xml:space="preserve">Les </w:t>
      </w:r>
      <w:r>
        <w:rPr>
          <w:b/>
          <w:bCs/>
        </w:rPr>
        <w:t>Communes</w:t>
      </w:r>
      <w:r>
        <w:rPr/>
        <w:t xml:space="preserve"> sont les gestionnaires opérationnels des captages d’eau potable. Elles constituent des utilisateurs centraux de l’outil, tant pour le suivi de leurs ressources que pour l’aide à la décision dans la gestion quotidienne et stratégique.</w:t>
      </w:r>
    </w:p>
    <w:p xmlns:wp14="http://schemas.microsoft.com/office/word/2010/wordml" w14:paraId="74B62597" wp14:textId="77777777">
      <w:pPr>
        <w:pStyle w:val="BodyText"/>
        <w:rPr/>
      </w:pPr>
      <w:r>
        <w:rPr/>
        <w:t xml:space="preserve">Les </w:t>
      </w:r>
      <w:r>
        <w:rPr>
          <w:b/>
          <w:bCs/>
        </w:rPr>
        <w:t>partenaires techniques</w:t>
      </w:r>
      <w:r>
        <w:rPr/>
        <w:t xml:space="preserve"> (producteurs de données, organismes scientifiques, opérateurs) participent à l’alimentation du système, à la qualification des données et à la définition des indicateurs.</w:t>
      </w:r>
    </w:p>
    <w:p xmlns:wp14="http://schemas.microsoft.com/office/word/2010/wordml" w14:paraId="6C0EE030" wp14:textId="77777777">
      <w:pPr>
        <w:pStyle w:val="BodyText"/>
        <w:rPr/>
      </w:pPr>
      <w:r>
        <w:rPr/>
        <w:t xml:space="preserve">Enfin, les </w:t>
      </w:r>
      <w:r>
        <w:rPr>
          <w:b/>
          <w:bCs/>
        </w:rPr>
        <w:t>utilisateurs finaux</w:t>
      </w:r>
      <w:r>
        <w:rPr/>
        <w:t xml:space="preserve"> regroupent différents profils (techniciens, ingénieurs, décideurs, partenaires institutionnels), avec des besoins différenciés en matière d’accès, de lecture et d’exploitation de l’information.</w:t>
      </w:r>
      <w:bookmarkEnd w:id="20"/>
    </w:p>
    <w:p xmlns:wp14="http://schemas.microsoft.com/office/word/2010/wordml" w14:paraId="1A6453CC" wp14:textId="77777777">
      <w:pPr>
        <w:pStyle w:val="Heading3"/>
        <w:rPr/>
      </w:pPr>
      <w:bookmarkStart w:name="rôles-et-responsabilités" w:id="21"/>
      <w:r>
        <w:rPr/>
        <w:t>3.2 Rôles et responsabilités</w:t>
      </w:r>
    </w:p>
    <w:p xmlns:wp14="http://schemas.microsoft.com/office/word/2010/wordml" w14:paraId="701AEDBD" wp14:textId="77777777">
      <w:pPr>
        <w:pStyle w:val="FirstParagraph"/>
        <w:rPr/>
      </w:pPr>
      <w:r>
        <w:rPr/>
        <w:t xml:space="preserve">La </w:t>
      </w:r>
      <w:r>
        <w:rPr>
          <w:b/>
          <w:bCs/>
        </w:rPr>
        <w:t>Maîtrise d’Ouvrage (MOA)</w:t>
      </w:r>
      <w:r>
        <w:rPr/>
        <w:t>, assurée par l’OEIL, définit les orientations stratégiques du projet, exprime les besoins fonctionnels et valide les livrables.</w:t>
      </w:r>
    </w:p>
    <w:p xmlns:wp14="http://schemas.microsoft.com/office/word/2010/wordml" w14:paraId="0CCEBEEE" wp14:textId="77777777">
      <w:pPr>
        <w:pStyle w:val="BodyText"/>
        <w:rPr/>
      </w:pPr>
      <w:r>
        <w:rPr/>
        <w:t>L’</w:t>
      </w:r>
      <w:r>
        <w:rPr>
          <w:b/>
          <w:bCs/>
        </w:rPr>
        <w:t>Assistance à Maîtrise d’Ouvrage (AMOA)</w:t>
      </w:r>
      <w:r>
        <w:rPr/>
        <w:t xml:space="preserve"> accompagne la formalisation des besoins, veille à la cohérence méthodologique, en particulier sur les aspects liés aux indicateurs et aux traitements de données, et assure l’interface entre les acteurs métiers et les équipes techniques.</w:t>
      </w:r>
    </w:p>
    <w:p xmlns:wp14="http://schemas.microsoft.com/office/word/2010/wordml" w14:paraId="1D479AA5" wp14:textId="77777777">
      <w:pPr>
        <w:pStyle w:val="BodyText"/>
        <w:rPr/>
      </w:pPr>
      <w:r>
        <w:rPr/>
        <w:t xml:space="preserve">La </w:t>
      </w:r>
      <w:r>
        <w:rPr>
          <w:b/>
          <w:bCs/>
        </w:rPr>
        <w:t>Maîtrise d’Œuvre (MOE)</w:t>
      </w:r>
      <w:r>
        <w:rPr/>
        <w:t xml:space="preserve"> est en charge de la conception technique, du développement et de la mise en œuvre de la solution, en respectant les exigences fonctionnelles et non fonctionnelles définies.</w:t>
      </w:r>
    </w:p>
    <w:p xmlns:wp14="http://schemas.microsoft.com/office/word/2010/wordml" w14:paraId="53AAA318" wp14:textId="77777777">
      <w:pPr>
        <w:pStyle w:val="BodyText"/>
        <w:rPr/>
      </w:pPr>
      <w:r>
        <w:rPr/>
        <w:t xml:space="preserve">Les </w:t>
      </w:r>
      <w:r>
        <w:rPr>
          <w:b/>
          <w:bCs/>
        </w:rPr>
        <w:t>utilisateurs</w:t>
      </w:r>
      <w:r>
        <w:rPr/>
        <w:t xml:space="preserve"> sont associés tout au long du projet afin de garantir l’adéquation de l’outil aux usages réels. Ils interviennent notamment dans les phases de recueil des besoins, de tests et de validation fonctionnelle.</w:t>
      </w:r>
      <w:bookmarkEnd w:id="21"/>
    </w:p>
    <w:p xmlns:wp14="http://schemas.microsoft.com/office/word/2010/wordml" w14:paraId="6DCF6B18" wp14:textId="77777777">
      <w:pPr>
        <w:pStyle w:val="Heading3"/>
        <w:rPr/>
      </w:pPr>
      <w:bookmarkStart w:name="modalités-de-validation" w:id="22"/>
      <w:r>
        <w:rPr/>
        <w:t>3.3 Modalités de validation</w:t>
      </w:r>
    </w:p>
    <w:p xmlns:wp14="http://schemas.microsoft.com/office/word/2010/wordml" w14:paraId="1ABAD70B" wp14:textId="77777777">
      <w:pPr>
        <w:pStyle w:val="FirstParagraph"/>
        <w:rPr/>
      </w:pPr>
      <w:r>
        <w:rPr/>
        <w:t>La gouvernance du projet s’appuie sur plusieurs instances :</w:t>
      </w:r>
    </w:p>
    <w:p xmlns:wp14="http://schemas.microsoft.com/office/word/2010/wordml" w14:paraId="720F3A51" wp14:textId="77777777">
      <w:pPr>
        <w:pStyle w:val="Compact"/>
        <w:numPr>
          <w:ilvl w:val="0"/>
          <w:numId w:val="1"/>
        </w:numPr>
        <w:rPr/>
      </w:pPr>
      <w:r w:rsidR="6F78660E">
        <w:rPr/>
        <w:t xml:space="preserve">Le </w:t>
      </w:r>
      <w:r w:rsidRPr="6F78660E" w:rsidR="6F78660E">
        <w:rPr>
          <w:b w:val="1"/>
          <w:bCs w:val="1"/>
        </w:rPr>
        <w:t>comité de pilotage (</w:t>
      </w:r>
      <w:commentRangeStart w:id="1985713834"/>
      <w:r w:rsidRPr="6F78660E" w:rsidR="6F78660E">
        <w:rPr>
          <w:b w:val="1"/>
          <w:bCs w:val="1"/>
        </w:rPr>
        <w:t>COPIL</w:t>
      </w:r>
      <w:commentRangeEnd w:id="1985713834"/>
      <w:r>
        <w:rPr>
          <w:rStyle w:val="CommentReference"/>
        </w:rPr>
        <w:commentReference w:id="1985713834"/>
      </w:r>
      <w:r w:rsidRPr="6F78660E" w:rsidR="6F78660E">
        <w:rPr>
          <w:b w:val="1"/>
          <w:bCs w:val="1"/>
        </w:rPr>
        <w:t>)</w:t>
      </w:r>
      <w:r w:rsidR="6F78660E">
        <w:rPr/>
        <w:t>, chargé de définir les orientations stratégiques, de valider les grandes étapes du projet et d’arbitrer les décisions structurantes ;</w:t>
      </w:r>
    </w:p>
    <w:p xmlns:wp14="http://schemas.microsoft.com/office/word/2010/wordml" w14:paraId="7CC2C6C4" wp14:textId="77777777">
      <w:pPr>
        <w:pStyle w:val="Compact"/>
        <w:numPr>
          <w:ilvl w:val="0"/>
          <w:numId w:val="1"/>
        </w:numPr>
        <w:rPr/>
      </w:pPr>
      <w:r>
        <w:rPr/>
        <w:t xml:space="preserve">Le </w:t>
      </w:r>
      <w:r>
        <w:rPr>
          <w:b/>
          <w:bCs/>
        </w:rPr>
        <w:t>comité technique (COTECH)</w:t>
      </w:r>
      <w:r>
        <w:rPr/>
        <w:t>, qui assure le suivi opérationnel, la validation des choix fonctionnels et méthodologiques ainsi que la coordination entre les acteurs ;</w:t>
      </w:r>
    </w:p>
    <w:p xmlns:wp14="http://schemas.microsoft.com/office/word/2010/wordml" w14:paraId="751C989C" wp14:textId="77777777">
      <w:pPr>
        <w:pStyle w:val="Compact"/>
        <w:numPr>
          <w:ilvl w:val="0"/>
          <w:numId w:val="1"/>
        </w:numPr>
        <w:rPr/>
      </w:pPr>
      <w:r>
        <w:rPr/>
        <w:t xml:space="preserve">Des </w:t>
      </w:r>
      <w:r>
        <w:rPr>
          <w:b/>
          <w:bCs/>
        </w:rPr>
        <w:t>ateliers thématiques et utilisateurs</w:t>
      </w:r>
      <w:r>
        <w:rPr/>
        <w:t>, permettant de recueillir les besoins, de confronter les propositions fonctionnelles aux usages et d’intégrer les retours terrain.</w:t>
      </w:r>
    </w:p>
    <w:p xmlns:wp14="http://schemas.microsoft.com/office/word/2010/wordml" w14:paraId="3F1518C1" wp14:textId="77777777">
      <w:pPr>
        <w:pStyle w:val="FirstParagraph"/>
        <w:rPr/>
      </w:pPr>
      <w:r>
        <w:rPr/>
        <w:t>Les validations sont réalisées de manière itérative, en lien avec les cycles de développement, afin de sécuriser progressivement les choix effectués.</w:t>
      </w:r>
      <w:bookmarkEnd w:id="22"/>
    </w:p>
    <w:p xmlns:wp14="http://schemas.microsoft.com/office/word/2010/wordml" w14:paraId="37FC01AE" wp14:textId="77777777">
      <w:pPr>
        <w:pStyle w:val="Heading3"/>
        <w:rPr/>
      </w:pPr>
      <w:bookmarkStart w:name="organisation-du-projet-en-mode-agile" w:id="23"/>
      <w:r>
        <w:rPr/>
        <w:t>3.4 Organisation du projet en mode Agile</w:t>
      </w:r>
    </w:p>
    <w:p xmlns:wp14="http://schemas.microsoft.com/office/word/2010/wordml" w14:paraId="461E35CA" wp14:textId="77777777">
      <w:pPr>
        <w:pStyle w:val="FirstParagraph"/>
        <w:rPr/>
      </w:pPr>
      <w:r>
        <w:rPr/>
        <w:t>Le projet HydroScope est piloté selon une approche itérative et incrémentale : le développement est organisé en cycles courts (</w:t>
      </w:r>
      <w:r>
        <w:rPr>
          <w:b/>
          <w:bCs/>
        </w:rPr>
        <w:t>sprints</w:t>
      </w:r>
      <w:r>
        <w:rPr/>
        <w:t xml:space="preserve">), ponctués de revues et démonstrations régulières associant la MOA, et de rétrospectives visant à améliorer en continu les pratiques. Le </w:t>
      </w:r>
      <w:r>
        <w:rPr>
          <w:b/>
          <w:bCs/>
        </w:rPr>
        <w:t>comité de pilotage</w:t>
      </w:r>
      <w:r>
        <w:rPr/>
        <w:t xml:space="preserve"> arbitre les décisions structurantes, tandis que le </w:t>
      </w:r>
      <w:r>
        <w:rPr>
          <w:b/>
          <w:bCs/>
        </w:rPr>
        <w:t>backlog</w:t>
      </w:r>
      <w:r>
        <w:rPr/>
        <w:t xml:space="preserve"> est priorisé en continu par la MOA en fonction de la valeur métier, des contraintes techniques et des enjeux du projet.</w:t>
      </w:r>
    </w:p>
    <w:p xmlns:wp14="http://schemas.microsoft.com/office/word/2010/wordml" w14:paraId="62385BA5" wp14:textId="77777777">
      <w:pPr>
        <w:pStyle w:val="BodyText"/>
        <w:rPr/>
      </w:pPr>
      <w:r>
        <w:rPr/>
        <w:t xml:space="preserve">Le détail de la démarche agile (backlog, stratégie MVP, rituels, validation) est présenté au </w:t>
      </w:r>
      <w:hyperlink w:anchor="sec-methodologie-agile">
        <w:r>
          <w:rPr>
            <w:rStyle w:val="Hyperlink"/>
          </w:rPr>
          <w:t>Chapitre 5</w:t>
        </w:r>
      </w:hyperlink>
      <w:r>
        <w:rPr/>
        <w:t>.</w:t>
      </w:r>
    </w:p>
    <w:p xmlns:wp14="http://schemas.microsoft.com/office/word/2010/wordml" w14:paraId="2E0882B7" wp14:textId="77777777">
      <w:pPr>
        <w:pStyle w:val="Normal"/>
        <w:rPr/>
      </w:pPr>
      <w:r>
        <w:rPr/>
        <mc:AlternateContent>
          <mc:Choice Requires="wps">
            <w:drawing>
              <wp:inline xmlns:wp14="http://schemas.microsoft.com/office/word/2010/wordprocessingDrawing" distT="0" distB="0" distL="0" distR="0" wp14:anchorId="7AB7F536" wp14:editId="7777777">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w14:anchorId="45BBEF44">
              <v:rect id="shape_0" style="position:absolute;margin-left:0pt;margin-top:-1.55pt;width:467.95pt;height:1.45pt;mso-wrap-style:none;v-text-anchor:middle;mso-position-horizontal:center;mso-position-vertical:top" o:allowincell="f" fillcolor="white" stroked="t">
                <v:fill type="solid" color2="black" o:detectmouseclick="t"/>
                <v:stroke color="black" joinstyle="round" endcap="flat"/>
                <w10:wrap type="topAndBottom"/>
              </v:rect>
            </w:pict>
          </mc:Fallback>
        </mc:AlternateContent>
      </w:r>
    </w:p>
    <w:p xmlns:wp14="http://schemas.microsoft.com/office/word/2010/wordml" w14:paraId="0D0B940D" wp14:textId="77777777">
      <w:pPr>
        <w:pStyle w:val="Normal"/>
        <w:rPr/>
      </w:pPr>
      <w:r>
        <w:rPr/>
      </w:r>
      <w:bookmarkEnd w:id="19"/>
      <w:bookmarkEnd w:id="23"/>
      <w:r>
        <w:br w:type="page"/>
      </w:r>
    </w:p>
    <w:p xmlns:wp14="http://schemas.microsoft.com/office/word/2010/wordml" w:rsidP="6F78660E" w14:paraId="0C0F6B87" wp14:textId="77777777">
      <w:pPr>
        <w:pStyle w:val="Heading2"/>
        <w:spacing w:before="0" w:after="0"/>
        <w:rPr>
          <w:highlight w:val="yellow"/>
          <w:rPrChange w:author="Marjolaine DAVID" w:date="2026-09-02T22:01:43.413Z" w:id="199275941"/>
        </w:rPr>
      </w:pPr>
      <w:bookmarkStart w:name="__RefHeading___Toc6559_4257709489" w:id="24"/>
      <w:bookmarkStart w:name="vision-produit-principes-méthodologiques" w:id="25"/>
      <w:bookmarkEnd w:id="24"/>
      <w:r w:rsidRPr="6F78660E" w:rsidR="6F78660E">
        <w:rPr>
          <w:highlight w:val="yellow"/>
          <w:rPrChange w:author="Marjolaine DAVID" w:date="2026-09-02T22:01:43.411Z" w16du:dateUtc="2026-09-02T22:01:43.411Z" w:id="389834669"/>
        </w:rPr>
        <w:t>4 Vision produit &amp; principes méthodologiques</w:t>
      </w:r>
    </w:p>
    <w:p xmlns:wp14="http://schemas.microsoft.com/office/word/2010/wordml" w14:paraId="0C493AE7" wp14:textId="77777777">
      <w:pPr>
        <w:pStyle w:val="FirstParagraph"/>
        <w:rPr/>
      </w:pPr>
      <w:r>
        <w:rPr/>
        <w:t>Le projet HydroScope vise à proposer un outil structurant permettant d’améliorer la connaissance, le suivi et l’analyse des ressources en eau à l’échelle des bassins versants d’alimentation en eau potable. Il s’inscrit dans une logique d’appui à la décision publique, en mettant à disposition des informations consolidées, fiables et accessibles aux différents acteurs du territoire.</w:t>
      </w:r>
    </w:p>
    <w:p xmlns:wp14="http://schemas.microsoft.com/office/word/2010/wordml" w14:paraId="49165C51" wp14:textId="77777777">
      <w:pPr>
        <w:pStyle w:val="Heading3"/>
        <w:rPr/>
      </w:pPr>
      <w:bookmarkStart w:name="vision-cible" w:id="26"/>
      <w:r>
        <w:rPr/>
        <w:t>4.1 Vision cible</w:t>
      </w:r>
    </w:p>
    <w:p xmlns:wp14="http://schemas.microsoft.com/office/word/2010/wordml" w14:paraId="16C88FA3" wp14:textId="77777777">
      <w:pPr>
        <w:pStyle w:val="FirstParagraph"/>
        <w:rPr/>
      </w:pPr>
      <w:r>
        <w:rPr/>
        <w:t>HydroScope a vocation à devenir un outil de référence partagé entre les acteurs institutionnels et techniques de la gestion de l’eau en Nouvelle-Calédonie. Il doit permettre de croiser des données issues de sources multiples afin de produire une lecture synthétique et opérationnelle des dynamiques à l’œuvre sur les territoires.</w:t>
      </w:r>
    </w:p>
    <w:p xmlns:wp14="http://schemas.microsoft.com/office/word/2010/wordml" w14:paraId="1FF1F688" wp14:textId="77777777">
      <w:pPr>
        <w:pStyle w:val="BodyText"/>
        <w:rPr/>
      </w:pPr>
      <w:r>
        <w:rPr/>
        <w:t>L’outil repose sur un équilibre entre plusieurs exigences complémentaires :</w:t>
      </w:r>
    </w:p>
    <w:p xmlns:wp14="http://schemas.microsoft.com/office/word/2010/wordml" w14:paraId="7D0A697A" wp14:textId="77777777">
      <w:pPr>
        <w:pStyle w:val="Compact"/>
        <w:numPr>
          <w:ilvl w:val="0"/>
          <w:numId w:val="1"/>
        </w:numPr>
        <w:rPr/>
      </w:pPr>
      <w:r>
        <w:rPr/>
        <w:t xml:space="preserve">garantir une </w:t>
      </w:r>
      <w:r>
        <w:rPr>
          <w:b/>
          <w:bCs/>
        </w:rPr>
        <w:t>rigueur scientifique</w:t>
      </w:r>
      <w:r>
        <w:rPr/>
        <w:t xml:space="preserve"> dans la production et l’interprétation des indicateurs ;</w:t>
      </w:r>
    </w:p>
    <w:p xmlns:wp14="http://schemas.microsoft.com/office/word/2010/wordml" w14:paraId="6C2FFA59" wp14:textId="77777777">
      <w:pPr>
        <w:pStyle w:val="Compact"/>
        <w:numPr>
          <w:ilvl w:val="0"/>
          <w:numId w:val="1"/>
        </w:numPr>
        <w:rPr/>
      </w:pPr>
      <w:r>
        <w:rPr/>
        <w:t xml:space="preserve">proposer une </w:t>
      </w:r>
      <w:r>
        <w:rPr>
          <w:b/>
          <w:bCs/>
        </w:rPr>
        <w:t>accessibilité adaptée à des publics variés</w:t>
      </w:r>
      <w:r>
        <w:rPr/>
        <w:t xml:space="preserve">, allant des experts aux décideurs voir le </w:t>
      </w:r>
      <w:hyperlink w:anchor="sec-profil-utilisateur">
        <w:r>
          <w:rPr>
            <w:rStyle w:val="Hyperlink"/>
          </w:rPr>
          <w:t>Chapitre 7</w:t>
        </w:r>
      </w:hyperlink>
      <w:r>
        <w:rPr/>
        <w:t>.</w:t>
      </w:r>
    </w:p>
    <w:p xmlns:wp14="http://schemas.microsoft.com/office/word/2010/wordml" w14:paraId="1C7437E4" wp14:textId="77777777">
      <w:pPr>
        <w:pStyle w:val="Compact"/>
        <w:numPr>
          <w:ilvl w:val="0"/>
          <w:numId w:val="1"/>
        </w:numPr>
        <w:rPr/>
      </w:pPr>
      <w:r>
        <w:rPr/>
        <w:t>offrir des capacités d’</w:t>
      </w:r>
      <w:r>
        <w:rPr>
          <w:b/>
          <w:bCs/>
        </w:rPr>
        <w:t>exploration, de comparaison et d’analyse</w:t>
      </w:r>
      <w:r>
        <w:rPr/>
        <w:t>, facilitant l’identification des enjeux prioritaires et l’orientation des actions.</w:t>
      </w:r>
    </w:p>
    <w:p xmlns:wp14="http://schemas.microsoft.com/office/word/2010/wordml" w14:paraId="5090114F" wp14:textId="77777777">
      <w:pPr>
        <w:pStyle w:val="FirstParagraph"/>
        <w:rPr/>
      </w:pPr>
      <w:r>
        <w:rPr/>
        <w:t>HydroScope ne constitue pas un outil de décision automatisée, mais un support d’analyse visant à éclairer les choix des gestionnaires.</w:t>
      </w:r>
      <w:bookmarkEnd w:id="26"/>
    </w:p>
    <w:p xmlns:wp14="http://schemas.microsoft.com/office/word/2010/wordml" w14:paraId="3BFEE9E7" wp14:textId="77777777">
      <w:pPr>
        <w:pStyle w:val="Heading3"/>
        <w:rPr/>
      </w:pPr>
      <w:bookmarkStart w:name="principes-méthodologiques" w:id="27"/>
      <w:r>
        <w:rPr/>
        <w:t>4.2 Principes méthodologiques</w:t>
      </w:r>
    </w:p>
    <w:p xmlns:wp14="http://schemas.microsoft.com/office/word/2010/wordml" w14:paraId="15A88F44" wp14:textId="77777777">
      <w:pPr>
        <w:pStyle w:val="FirstParagraph"/>
        <w:rPr/>
      </w:pPr>
      <w:r>
        <w:rPr/>
        <w:t>La conception et le développement d’HydroScope reposent sur un ensemble de principes visant à garantir la fiabilité et la compréhension des résultats produits.</w:t>
      </w:r>
    </w:p>
    <w:p xmlns:wp14="http://schemas.microsoft.com/office/word/2010/wordml" w14:paraId="1EB4CEDC" wp14:textId="77777777">
      <w:pPr>
        <w:pStyle w:val="Normal"/>
        <w:numPr>
          <w:ilvl w:val="0"/>
          <w:numId w:val="1"/>
        </w:numPr>
        <w:rPr/>
      </w:pPr>
      <w:r>
        <w:rPr>
          <w:b/>
          <w:bCs/>
        </w:rPr>
        <w:t>Traçabilité</w:t>
      </w:r>
      <w:r>
        <w:rPr/>
        <w:br/>
      </w:r>
      <w:r>
        <w:rPr/>
        <w:t>Chaque donnée intégrée dans le système doit être associée à sa source, à sa date de production et aux éventuelles transformations qu’elle a subies. Cette traçabilité doit être accessible aux utilisateurs afin de garantir la transparence de l’information.</w:t>
      </w:r>
    </w:p>
    <w:p xmlns:wp14="http://schemas.microsoft.com/office/word/2010/wordml" w14:paraId="3A1DFC7E" wp14:textId="77777777">
      <w:pPr>
        <w:pStyle w:val="Normal"/>
        <w:numPr>
          <w:ilvl w:val="0"/>
          <w:numId w:val="1"/>
        </w:numPr>
        <w:rPr/>
      </w:pPr>
      <w:r>
        <w:rPr>
          <w:b/>
          <w:bCs/>
        </w:rPr>
        <w:t>Transparence des calculs</w:t>
      </w:r>
      <w:r>
        <w:rPr/>
        <w:br/>
      </w:r>
      <w:r>
        <w:rPr/>
        <w:t>Les méthodes de calcul des indicateurs doivent être explicites, documentées et compréhensibles. Les choix méthodologiques (agrégation, pondération, seuils …) doivent pouvoir être consultés et justifiés.</w:t>
      </w:r>
    </w:p>
    <w:p xmlns:wp14="http://schemas.microsoft.com/office/word/2010/wordml" w14:paraId="5D3B4D71" wp14:textId="77777777">
      <w:pPr>
        <w:pStyle w:val="Normal"/>
        <w:numPr>
          <w:ilvl w:val="0"/>
          <w:numId w:val="1"/>
        </w:numPr>
        <w:rPr/>
      </w:pPr>
      <w:r>
        <w:rPr>
          <w:b/>
          <w:bCs/>
        </w:rPr>
        <w:t>Robustesse des indicateurs</w:t>
      </w:r>
      <w:r>
        <w:rPr/>
        <w:br/>
      </w:r>
      <w:r>
        <w:rPr/>
        <w:t>Les indicateurs produits doivent reposer sur des bases méthodologiques solides. Une attention particulière est portée à la pertinence des données utilisées, à leur qualité et à la cohérence des traitements appliqués.</w:t>
      </w:r>
    </w:p>
    <w:p xmlns:wp14="http://schemas.microsoft.com/office/word/2010/wordml" w14:paraId="3B807943" wp14:textId="77777777">
      <w:pPr>
        <w:pStyle w:val="Normal"/>
        <w:numPr>
          <w:ilvl w:val="0"/>
          <w:numId w:val="1"/>
        </w:numPr>
        <w:rPr/>
      </w:pPr>
      <w:r>
        <w:rPr>
          <w:b/>
          <w:bCs/>
        </w:rPr>
        <w:t>Interopérabilité</w:t>
      </w:r>
      <w:r>
        <w:rPr/>
        <w:br/>
      </w:r>
      <w:r>
        <w:rPr/>
        <w:t>Le système doit s’inscrire dans un écosystème existant en respectant les standards en vigueur, notamment dans le domaine des données géographiques, afin de faciliter les échanges et la réutilisation des données.</w:t>
      </w:r>
    </w:p>
    <w:p xmlns:wp14="http://schemas.microsoft.com/office/word/2010/wordml" w14:paraId="4F3AD2AC" wp14:textId="77777777">
      <w:pPr>
        <w:pStyle w:val="Normal"/>
        <w:numPr>
          <w:ilvl w:val="0"/>
          <w:numId w:val="1"/>
        </w:numPr>
        <w:rPr/>
      </w:pPr>
      <w:r>
        <w:rPr>
          <w:b/>
          <w:bCs/>
        </w:rPr>
        <w:t>Lisibilité</w:t>
      </w:r>
      <w:r>
        <w:rPr/>
        <w:br/>
      </w:r>
      <w:r>
        <w:rPr/>
        <w:t>Les restitutions proposées doivent permettre une appropriation rapide de l’information, en évitant les représentations complexes ou ambiguës. Une attention particulière est portée à la pédagogie et à l’adaptation des interfaces aux différents profils d’utilisateurs.</w:t>
      </w:r>
    </w:p>
    <w:p xmlns:wp14="http://schemas.microsoft.com/office/word/2010/wordml" w14:paraId="343B19FB" wp14:textId="77777777">
      <w:pPr>
        <w:pStyle w:val="FirstParagraph"/>
        <w:rPr/>
      </w:pPr>
      <w:r>
        <w:rPr/>
        <w:t xml:space="preserve">L’offre proposée par le prestataire doit intégrer ces principes méthodologiques et proposer des solutions permettant de limiter les risques identifiés, tout en garantissant la pertinence et la fiabilité des résultats produits. Nous estimons que la mise en œuvre d’un </w:t>
      </w:r>
      <w:r>
        <w:rPr>
          <w:b/>
          <w:bCs/>
        </w:rPr>
        <w:t>MVP (Minimum Viable Product)</w:t>
      </w:r>
      <w:r>
        <w:rPr/>
        <w:t xml:space="preserve"> constituera un moyen efficace pour valider les choix méthodologiques et techniques avant de déployer des fonctionnalités plus avancées.</w:t>
      </w:r>
      <w:bookmarkEnd w:id="27"/>
    </w:p>
    <w:p xmlns:wp14="http://schemas.microsoft.com/office/word/2010/wordml" w14:paraId="14E04463" wp14:textId="77777777">
      <w:pPr>
        <w:pStyle w:val="Heading3"/>
        <w:rPr/>
      </w:pPr>
      <w:bookmarkStart w:name="Xa3ad7b3a6c41883299e0559d323c768500de93b" w:id="28"/>
      <w:r>
        <w:rPr/>
        <w:t>4.3 Mise en oeuvre d’un MVP (Minimum Viable Product)</w:t>
      </w:r>
    </w:p>
    <w:p xmlns:wp14="http://schemas.microsoft.com/office/word/2010/wordml" w14:paraId="4553AEE6" wp14:textId="77777777">
      <w:pPr>
        <w:pStyle w:val="FirstParagraph"/>
        <w:rPr/>
      </w:pPr>
      <w:r>
        <w:rPr/>
        <w:t>La mise à disposition rapide d’une première version fonctionnelle du système (MVP), permettra de répondre aux besoins prioritaires des utilisateurs tout en limitant les risques identifiés.</w:t>
      </w:r>
    </w:p>
    <w:p xmlns:wp14="http://schemas.microsoft.com/office/word/2010/wordml" w14:paraId="33C4559C" wp14:textId="77777777">
      <w:pPr>
        <w:pStyle w:val="BodyText"/>
        <w:rPr/>
      </w:pPr>
      <w:r>
        <w:rPr/>
        <w:t>Le MVP permettra de :</w:t>
      </w:r>
    </w:p>
    <w:p xmlns:wp14="http://schemas.microsoft.com/office/word/2010/wordml" w14:paraId="66BE29CF" wp14:textId="77777777">
      <w:pPr>
        <w:pStyle w:val="Compact"/>
        <w:numPr>
          <w:ilvl w:val="0"/>
          <w:numId w:val="1"/>
        </w:numPr>
        <w:rPr/>
      </w:pPr>
      <w:r>
        <w:rPr/>
        <w:t>proposer un socle fonctionnel opérationnel (données, indicateurs, visualisation) ;</w:t>
      </w:r>
    </w:p>
    <w:p xmlns:wp14="http://schemas.microsoft.com/office/word/2010/wordml" w14:paraId="3620FB5A" wp14:textId="77777777">
      <w:pPr>
        <w:pStyle w:val="Compact"/>
        <w:numPr>
          <w:ilvl w:val="0"/>
          <w:numId w:val="1"/>
        </w:numPr>
        <w:rPr/>
      </w:pPr>
      <w:r>
        <w:rPr/>
        <w:t>permettre une première utilisation par des beta testeurs;</w:t>
      </w:r>
    </w:p>
    <w:p xmlns:wp14="http://schemas.microsoft.com/office/word/2010/wordml" w14:paraId="3A641B98" wp14:textId="77777777">
      <w:pPr>
        <w:pStyle w:val="Compact"/>
        <w:numPr>
          <w:ilvl w:val="0"/>
          <w:numId w:val="1"/>
        </w:numPr>
        <w:rPr/>
      </w:pPr>
      <w:r>
        <w:rPr/>
        <w:t>recueillir des retours afin d’ajuster les développements secondaires.</w:t>
      </w:r>
    </w:p>
    <w:p xmlns:wp14="http://schemas.microsoft.com/office/word/2010/wordml" w14:paraId="21BA0F27" wp14:textId="77777777">
      <w:pPr>
        <w:pStyle w:val="FirstParagraph"/>
        <w:rPr/>
      </w:pPr>
      <w:r>
        <w:rPr/>
        <w:t>Le périmètre du MVP est volontairement restreint aux fonctionnalités à plus forte valeur métier, comme :</w:t>
      </w:r>
    </w:p>
    <w:p xmlns:wp14="http://schemas.microsoft.com/office/word/2010/wordml" w14:paraId="7590423F" wp14:textId="77777777">
      <w:pPr>
        <w:pStyle w:val="Compact"/>
        <w:numPr>
          <w:ilvl w:val="0"/>
          <w:numId w:val="1"/>
        </w:numPr>
        <w:rPr/>
      </w:pPr>
      <w:r>
        <w:rPr/>
        <w:t>l’intégration de quelques jeux de données structurées ;</w:t>
      </w:r>
    </w:p>
    <w:p xmlns:wp14="http://schemas.microsoft.com/office/word/2010/wordml" w14:paraId="0A3967C1" wp14:textId="77777777">
      <w:pPr>
        <w:pStyle w:val="Compact"/>
        <w:numPr>
          <w:ilvl w:val="0"/>
          <w:numId w:val="1"/>
        </w:numPr>
        <w:rPr/>
      </w:pPr>
      <w:r>
        <w:rPr/>
        <w:t>le calcul de certains indicateurs simples et robustes ;</w:t>
      </w:r>
    </w:p>
    <w:p xmlns:wp14="http://schemas.microsoft.com/office/word/2010/wordml" w14:paraId="07090C12" wp14:textId="77777777">
      <w:pPr>
        <w:pStyle w:val="Compact"/>
        <w:numPr>
          <w:ilvl w:val="0"/>
          <w:numId w:val="1"/>
        </w:numPr>
        <w:rPr/>
      </w:pPr>
      <w:r>
        <w:rPr/>
        <w:t>la visualisation cartographique et graphique des indicateurs ;</w:t>
      </w:r>
    </w:p>
    <w:p xmlns:wp14="http://schemas.microsoft.com/office/word/2010/wordml" w14:paraId="4F6B41C9" wp14:textId="5A95CDC6">
      <w:pPr>
        <w:pStyle w:val="Compact"/>
        <w:numPr>
          <w:ilvl w:val="0"/>
          <w:numId w:val="1"/>
        </w:numPr>
        <w:rPr/>
      </w:pPr>
      <w:r w:rsidR="6F78660E">
        <w:rPr/>
        <w:t>la</w:t>
      </w:r>
      <w:r w:rsidR="6F78660E">
        <w:rPr/>
        <w:t xml:space="preserve"> mise en place de l’interface et les logiques de navigation, de </w:t>
      </w:r>
      <w:del w:author="Marjolaine DAVID" w:date="2026-09-02T04:12:39.981Z" w16du:dateUtc="2026-09-02T04:12:39.981Z" w:id="75920723">
        <w:r w:rsidDel="6F78660E">
          <w:delText>rechnerche</w:delText>
        </w:r>
      </w:del>
      <w:ins w:author="Marjolaine DAVID" w:date="2026-09-02T04:12:39.982Z" w16du:dateUtc="2026-09-02T04:12:39.982Z" w:id="1069250425">
        <w:r w:rsidR="23581CD0">
          <w:t>recherche</w:t>
        </w:r>
      </w:ins>
      <w:r w:rsidR="6F78660E">
        <w:rPr/>
        <w:t xml:space="preserve"> et d’affichage.</w:t>
      </w:r>
    </w:p>
    <w:p xmlns:wp14="http://schemas.microsoft.com/office/word/2010/wordml" w14:paraId="51E5840C" wp14:textId="1439E8E1">
      <w:pPr>
        <w:pStyle w:val="FirstParagraph"/>
      </w:pPr>
      <w:r w:rsidR="6F78660E">
        <w:rPr/>
        <w:t xml:space="preserve">Les fonctionnalités plus avancées (analyse multicritère, paramétrage complexe, automatisation avancée) et un jeu d’indicateur complet sont </w:t>
      </w:r>
      <w:del w:author="Marjolaine DAVID" w:date="2026-09-02T04:13:06.925Z" w16du:dateUtc="2026-09-02T04:13:06.925Z" w:id="185772912">
        <w:r w:rsidDel="6F78660E">
          <w:delText>prévues</w:delText>
        </w:r>
      </w:del>
      <w:ins w:author="Marjolaine DAVID" w:date="2026-09-02T04:13:06.926Z" w16du:dateUtc="2026-09-02T04:13:06.926Z" w:id="714429483">
        <w:r w:rsidR="518D1FAB">
          <w:t>prévus</w:t>
        </w:r>
      </w:ins>
      <w:r w:rsidR="6F78660E">
        <w:rPr/>
        <w:t xml:space="preserve"> dans le projet mais dans un second temps. Il s’agit du livrable principal du projet et fera l’objet d’une validation spécifique par la MOA.</w:t>
      </w:r>
    </w:p>
    <w:p xmlns:wp14="http://schemas.microsoft.com/office/word/2010/wordml" w14:paraId="20673F18" wp14:textId="4A91CB3D">
      <w:pPr>
        <w:pStyle w:val="BodyText"/>
      </w:pPr>
      <w:del w:author="Marjolaine DAVID" w:date="2026-09-02T04:13:24.693Z" w16du:dateUtc="2026-09-02T04:13:24.693Z" w:id="2114192802">
        <w:r w:rsidDel="6F78660E">
          <w:delText>Les fonctionnalités prévu</w:delText>
        </w:r>
      </w:del>
      <w:del w:author="Marjolaine DAVID" w:date="2026-09-02T04:19:58.425Z" w16du:dateUtc="2026-09-02T04:19:58.425Z" w:id="1276455489">
        <w:r w:rsidDel="6F78660E">
          <w:delText xml:space="preserve"> dans le M</w:delText>
        </w:r>
        <w:r w:rsidDel="6F78660E">
          <w:delText>C</w:delText>
        </w:r>
        <w:r w:rsidDel="6F78660E">
          <w:delText xml:space="preserve">P </w:delText>
        </w:r>
      </w:del>
      <w:ins w:author="Marjolaine DAVID" w:date="2026-09-02T04:20:59.902Z" w16du:dateUtc="2026-09-02T04:20:59.902Z" w:id="1068041719">
        <w:r w:rsidR="6B224345">
          <w:t xml:space="preserve">L’ensemble des fonctionnalités (MVP et </w:t>
        </w:r>
      </w:ins>
      <w:ins w:author="Marjolaine DAVID" w:date="2026-09-02T04:21:15.318Z" w16du:dateUtc="2026-09-02T04:21:15.318Z" w:id="1315608790">
        <w:r w:rsidR="6B224345">
          <w:t>fonctionnalités avancé</w:t>
        </w:r>
        <w:r w:rsidR="6064CBE5">
          <w:t xml:space="preserve">es) </w:t>
        </w:r>
      </w:ins>
      <w:r w:rsidR="6F78660E">
        <w:rPr/>
        <w:t xml:space="preserve">sont </w:t>
      </w:r>
      <w:del w:author="Marjolaine DAVID" w:date="2026-09-02T04:13:31.949Z" w16du:dateUtc="2026-09-02T04:13:31.949Z" w:id="13376413">
        <w:r w:rsidDel="6F78660E">
          <w:delText>identifiés</w:delText>
        </w:r>
      </w:del>
      <w:ins w:author="Marjolaine DAVID" w:date="2026-09-02T04:13:31.95Z" w16du:dateUtc="2026-09-02T04:13:31.95Z" w:id="337940475">
        <w:r w:rsidR="211AD956">
          <w:t>identifiées</w:t>
        </w:r>
      </w:ins>
      <w:r w:rsidR="6F78660E">
        <w:rPr/>
        <w:t xml:space="preserve"> dans l</w:t>
      </w:r>
      <w:ins w:author="Marjolaine DAVID" w:date="2026-09-02T04:31:10.6Z" w16du:dateUtc="2026-09-02T04:31:10.6Z" w:id="1157014893">
        <w:r w:rsidR="4C8E28FC">
          <w:t>e</w:t>
        </w:r>
      </w:ins>
      <w:del w:author="Marjolaine DAVID" w:date="2026-09-02T04:31:10.003Z" w16du:dateUtc="2026-09-02T04:31:10.003Z" w:id="209623550">
        <w:r w:rsidDel="6F78660E">
          <w:delText>a</w:delText>
        </w:r>
      </w:del>
      <w:r w:rsidR="6F78660E">
        <w:rPr/>
        <w:t xml:space="preserve"> </w:t>
      </w:r>
      <w:r w:rsidRPr="6F78660E" w:rsidR="6F78660E">
        <w:rPr>
          <w:b w:val="1"/>
          <w:bCs w:val="1"/>
        </w:rPr>
        <w:t>backlog</w:t>
      </w:r>
      <w:r w:rsidR="6F78660E">
        <w:rPr/>
        <w:t>, qui sera priorisé</w:t>
      </w:r>
      <w:del w:author="Marjolaine DAVID" w:date="2026-09-02T04:31:12.394Z" w16du:dateUtc="2026-09-02T04:31:12.394Z" w:id="965877111">
        <w:r w:rsidDel="6F78660E">
          <w:delText>e</w:delText>
        </w:r>
      </w:del>
      <w:r w:rsidR="6F78660E">
        <w:rPr/>
        <w:t xml:space="preserve"> au fur et à mesure par la MOA en fonction de la valeur métier et des contraintes techniques comme le préconise la méthodologie </w:t>
      </w:r>
      <w:r w:rsidR="6F78660E">
        <w:rPr/>
        <w:t>Agile</w:t>
      </w:r>
      <w:del w:author="Marjolaine DAVID" w:date="2026-09-02T04:13:43.7Z" w16du:dateUtc="2026-09-02T04:13:43.7Z" w:id="211892521">
        <w:r w:rsidDel="6F78660E">
          <w:delText xml:space="preserve"> </w:delText>
        </w:r>
      </w:del>
      <w:r w:rsidR="6F78660E">
        <w:rPr/>
        <w:t>.</w:t>
      </w:r>
      <w:ins w:author="Marjolaine DAVID" w:date="2026-09-02T04:24:59.876Z" w16du:dateUtc="2026-09-02T04:24:59.876Z" w:id="863741627">
        <w:r w:rsidR="5BD962B0">
          <w:t xml:space="preserve"> Le </w:t>
        </w:r>
      </w:ins>
      <w:ins w:author="Marjolaine DAVID" w:date="2026-09-02T04:25:15.631Z" w16du:dateUtc="2026-09-02T04:25:15.631Z" w:id="2088073461">
        <w:r w:rsidR="5BD962B0">
          <w:t xml:space="preserve">MVP sera donc </w:t>
        </w:r>
      </w:ins>
      <w:ins w:author="Marjolaine DAVID" w:date="2026-09-02T04:27:25.017Z" w16du:dateUtc="2026-09-02T04:27:25.017Z" w:id="1518029016">
        <w:r w:rsidR="633BB012">
          <w:t xml:space="preserve">lui-même </w:t>
        </w:r>
      </w:ins>
      <w:ins w:author="Marjolaine DAVID" w:date="2026-09-02T04:25:15.631Z" w16du:dateUtc="2026-09-02T04:25:15.631Z" w:id="1409465751">
        <w:r w:rsidR="5BD962B0">
          <w:t xml:space="preserve">adapté au </w:t>
        </w:r>
      </w:ins>
      <w:ins w:author="Marjolaine DAVID" w:date="2026-09-02T04:27:16.092Z" w16du:dateUtc="2026-09-02T04:27:16.092Z" w:id="66525659">
        <w:r w:rsidR="7E65D664">
          <w:t>fil du projet.</w:t>
        </w:r>
      </w:ins>
    </w:p>
    <w:p xmlns:wp14="http://schemas.microsoft.com/office/word/2010/wordml" w14:paraId="58D00599" wp14:textId="77777777">
      <w:pPr>
        <w:pStyle w:val="Normal"/>
        <w:rPr/>
      </w:pPr>
      <w:r>
        <w:rPr/>
        <mc:AlternateContent>
          <mc:Choice Requires="wps">
            <w:drawing>
              <wp:inline xmlns:wp14="http://schemas.microsoft.com/office/word/2010/wordprocessingDrawing" distT="0" distB="0" distL="0" distR="0" wp14:anchorId="23398163" wp14:editId="7777777">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w14:anchorId="189BA716">
              <v:rect id="shape_0" style="position:absolute;margin-left:0pt;margin-top:-1.55pt;width:467.95pt;height:1.45pt;mso-wrap-style:none;v-text-anchor:middle;mso-position-horizontal:center;mso-position-vertical:top" o:allowincell="f" fillcolor="white" stroked="t">
                <v:fill type="solid" color2="black" o:detectmouseclick="t"/>
                <v:stroke color="black" joinstyle="round" endcap="flat"/>
                <w10:wrap type="topAndBottom"/>
              </v:rect>
            </w:pict>
          </mc:Fallback>
        </mc:AlternateContent>
      </w:r>
    </w:p>
    <w:p xmlns:wp14="http://schemas.microsoft.com/office/word/2010/wordml" w14:paraId="0E27B00A" wp14:textId="77777777">
      <w:pPr>
        <w:pStyle w:val="Normal"/>
        <w:rPr/>
      </w:pPr>
      <w:r>
        <w:rPr/>
      </w:r>
      <w:bookmarkEnd w:id="25"/>
      <w:bookmarkEnd w:id="28"/>
      <w:r>
        <w:br w:type="page"/>
      </w:r>
    </w:p>
    <w:p xmlns:wp14="http://schemas.microsoft.com/office/word/2010/wordml" w14:paraId="1FC961B4" wp14:textId="77777777">
      <w:pPr>
        <w:pStyle w:val="Heading2"/>
        <w:spacing w:before="0" w:after="0"/>
        <w:rPr/>
      </w:pPr>
      <w:bookmarkStart w:name="__RefHeading___Toc6561_4257709489" w:id="29"/>
      <w:bookmarkStart w:name="sec-methodologie-agile" w:id="30"/>
      <w:bookmarkEnd w:id="29"/>
      <w:r>
        <w:rPr/>
        <w:t>5 Organisation du projet en mode Agile</w:t>
      </w:r>
    </w:p>
    <w:p xmlns:wp14="http://schemas.microsoft.com/office/word/2010/wordml" w14:paraId="1E322687" wp14:textId="77777777">
      <w:pPr>
        <w:pStyle w:val="FirstParagraph"/>
        <w:rPr/>
      </w:pPr>
      <w:r>
        <w:rPr/>
        <w:t>Le projet HydroScope est conduit selon une approche itérative et incrémentale inspirée des méthodes Agile/Scrum. Cette organisation vise à adapter en continu le produit aux besoins des utilisateurs, à sécuriser les développements et à garantir une livraison progressive de fonctionnalités opérationnelles.</w:t>
      </w:r>
    </w:p>
    <w:p xmlns:wp14="http://schemas.microsoft.com/office/word/2010/wordml" w14:paraId="77398446" wp14:textId="77777777">
      <w:pPr>
        <w:pStyle w:val="BodyText"/>
        <w:rPr/>
      </w:pPr>
      <w:r>
        <w:rPr/>
        <w:t>Elle permet également de concilier des exigences de rigueur méthodologique (notamment sur les indicateurs) avec une capacité d’adaptation aux retours des utilisateurs.</w:t>
      </w:r>
    </w:p>
    <w:p xmlns:wp14="http://schemas.microsoft.com/office/word/2010/wordml" w14:paraId="31DED4A1" wp14:textId="77777777">
      <w:pPr>
        <w:pStyle w:val="Heading3"/>
      </w:pPr>
      <w:bookmarkStart w:name="principes-dorganisation" w:id="31"/>
      <w:r w:rsidR="6F78660E">
        <w:rPr/>
        <w:t>5.1 Principes d’organisation</w:t>
      </w:r>
    </w:p>
    <w:p xmlns:wp14="http://schemas.microsoft.com/office/word/2010/wordml" w14:paraId="6EDBB31F" wp14:textId="77777777">
      <w:pPr>
        <w:pStyle w:val="FirstParagraph"/>
        <w:rPr/>
      </w:pPr>
      <w:r>
        <w:rPr/>
        <w:t>L’organisation du projet repose sur les principes suivants :</w:t>
      </w:r>
    </w:p>
    <w:p xmlns:wp14="http://schemas.microsoft.com/office/word/2010/wordml" w14:paraId="1ACD1A68" wp14:textId="77777777">
      <w:pPr>
        <w:pStyle w:val="Compact"/>
        <w:numPr>
          <w:ilvl w:val="0"/>
          <w:numId w:val="1"/>
        </w:numPr>
        <w:rPr/>
      </w:pPr>
      <w:r>
        <w:rPr>
          <w:b/>
          <w:bCs/>
        </w:rPr>
        <w:t>Itération</w:t>
      </w:r>
      <w:r>
        <w:rPr/>
        <w:t xml:space="preserve"> : développement par cycles courts permettant des ajustements réguliers ;</w:t>
      </w:r>
    </w:p>
    <w:p xmlns:wp14="http://schemas.microsoft.com/office/word/2010/wordml" w14:paraId="6B059517" wp14:textId="77777777">
      <w:pPr>
        <w:pStyle w:val="Compact"/>
        <w:numPr>
          <w:ilvl w:val="0"/>
          <w:numId w:val="1"/>
        </w:numPr>
        <w:rPr/>
      </w:pPr>
      <w:r>
        <w:rPr>
          <w:b/>
          <w:bCs/>
        </w:rPr>
        <w:t>Incrémentation</w:t>
      </w:r>
      <w:r>
        <w:rPr/>
        <w:t xml:space="preserve"> : livraison progressive de fonctionnalités utilisables ;</w:t>
      </w:r>
    </w:p>
    <w:p xmlns:wp14="http://schemas.microsoft.com/office/word/2010/wordml" w14:paraId="321DECBE" wp14:textId="77777777">
      <w:pPr>
        <w:pStyle w:val="Compact"/>
        <w:numPr>
          <w:ilvl w:val="0"/>
          <w:numId w:val="1"/>
        </w:numPr>
        <w:rPr/>
      </w:pPr>
      <w:r>
        <w:rPr>
          <w:b/>
          <w:bCs/>
        </w:rPr>
        <w:t>Priorisation par la valeur</w:t>
      </w:r>
      <w:r>
        <w:rPr/>
        <w:t xml:space="preserve"> : les fonctionnalités sont développées en fonction de leur utilité métier ;</w:t>
      </w:r>
    </w:p>
    <w:p xmlns:wp14="http://schemas.microsoft.com/office/word/2010/wordml" w14:paraId="1B83D520" wp14:textId="77777777">
      <w:pPr>
        <w:pStyle w:val="Compact"/>
        <w:numPr>
          <w:ilvl w:val="0"/>
          <w:numId w:val="1"/>
        </w:numPr>
        <w:rPr/>
      </w:pPr>
      <w:r>
        <w:rPr>
          <w:b/>
          <w:bCs/>
        </w:rPr>
        <w:t>Co-construction</w:t>
      </w:r>
      <w:r>
        <w:rPr/>
        <w:t xml:space="preserve"> : implication continue des utilisateurs et partenaires ;</w:t>
      </w:r>
    </w:p>
    <w:p xmlns:wp14="http://schemas.microsoft.com/office/word/2010/wordml" w14:paraId="09F619E0" wp14:textId="77777777">
      <w:pPr>
        <w:pStyle w:val="Compact"/>
        <w:numPr>
          <w:ilvl w:val="0"/>
          <w:numId w:val="1"/>
        </w:numPr>
        <w:rPr/>
      </w:pPr>
      <w:r>
        <w:rPr>
          <w:b/>
          <w:bCs/>
        </w:rPr>
        <w:t>Amélioration continue</w:t>
      </w:r>
      <w:r>
        <w:rPr/>
        <w:t xml:space="preserve"> : adaptation des pratiques au fil du projet.</w:t>
      </w:r>
      <w:bookmarkEnd w:id="31"/>
    </w:p>
    <w:p xmlns:wp14="http://schemas.microsoft.com/office/word/2010/wordml" w14:paraId="1FE39C13" wp14:textId="77777777">
      <w:pPr>
        <w:pStyle w:val="Heading3"/>
        <w:rPr/>
      </w:pPr>
      <w:bookmarkStart w:name="backlog-produit" w:id="32"/>
      <w:r>
        <w:rPr/>
        <w:t>5.2 Backlog produit</w:t>
      </w:r>
    </w:p>
    <w:p xmlns:wp14="http://schemas.microsoft.com/office/word/2010/wordml" w14:paraId="2E84285C" wp14:textId="77777777">
      <w:pPr>
        <w:pStyle w:val="FirstParagraph"/>
        <w:rPr/>
      </w:pPr>
      <w:r>
        <w:rPr/>
        <w:t xml:space="preserve">Le projet s’appuie sur un </w:t>
      </w:r>
      <w:r>
        <w:rPr>
          <w:b/>
          <w:bCs/>
        </w:rPr>
        <w:t>backlog</w:t>
      </w:r>
      <w:r>
        <w:rPr/>
        <w:t xml:space="preserve"> structuré, qui constitue le référentiel central des besoins.</w:t>
      </w:r>
    </w:p>
    <w:p xmlns:wp14="http://schemas.microsoft.com/office/word/2010/wordml" w14:paraId="265404CE" wp14:textId="77777777">
      <w:pPr>
        <w:pStyle w:val="BodyText"/>
        <w:rPr/>
      </w:pPr>
      <w:r>
        <w:rPr/>
        <w:t>Ce backlog est organisé :</w:t>
      </w:r>
    </w:p>
    <w:p xmlns:wp14="http://schemas.microsoft.com/office/word/2010/wordml" w14:paraId="0375647A" wp14:textId="77777777">
      <w:pPr>
        <w:pStyle w:val="Compact"/>
        <w:numPr>
          <w:ilvl w:val="0"/>
          <w:numId w:val="1"/>
        </w:numPr>
        <w:rPr/>
      </w:pPr>
      <w:r>
        <w:rPr/>
        <w:t xml:space="preserve">en </w:t>
      </w:r>
      <w:r>
        <w:rPr>
          <w:b/>
          <w:bCs/>
        </w:rPr>
        <w:t>EPICS</w:t>
      </w:r>
      <w:r>
        <w:rPr/>
        <w:t>, correspondant aux grandes fonctionnalités du système ;</w:t>
      </w:r>
    </w:p>
    <w:p xmlns:wp14="http://schemas.microsoft.com/office/word/2010/wordml" w14:paraId="774DA28C" wp14:textId="77777777">
      <w:pPr>
        <w:pStyle w:val="Compact"/>
        <w:numPr>
          <w:ilvl w:val="0"/>
          <w:numId w:val="1"/>
        </w:numPr>
        <w:rPr/>
      </w:pPr>
      <w:r>
        <w:rPr/>
        <w:t xml:space="preserve">en </w:t>
      </w:r>
      <w:r>
        <w:rPr>
          <w:b/>
          <w:bCs/>
        </w:rPr>
        <w:t>User Stories (US)</w:t>
      </w:r>
      <w:r>
        <w:rPr/>
        <w:t>, décrivant les besoins du point de vue utilisateur.</w:t>
      </w:r>
    </w:p>
    <w:p xmlns:wp14="http://schemas.microsoft.com/office/word/2010/wordml" w14:paraId="777DD347" wp14:textId="77777777">
      <w:pPr>
        <w:pStyle w:val="Compact"/>
        <w:numPr>
          <w:ilvl w:val="0"/>
          <w:numId w:val="1"/>
        </w:numPr>
        <w:rPr/>
      </w:pPr>
      <w:r w:rsidR="6F78660E">
        <w:rPr/>
        <w:t xml:space="preserve">en </w:t>
      </w:r>
      <w:r w:rsidRPr="6F78660E" w:rsidR="6F78660E">
        <w:rPr>
          <w:b w:val="1"/>
          <w:bCs w:val="1"/>
        </w:rPr>
        <w:t>Critères de succès ou d’acceptation (US - SC)</w:t>
      </w:r>
      <w:r w:rsidR="6F78660E">
        <w:rPr/>
        <w:t xml:space="preserve">, </w:t>
      </w:r>
      <w:commentRangeStart w:id="239861025"/>
      <w:r w:rsidR="6F78660E">
        <w:rPr/>
        <w:t>décrivant les besoins du point de vue utilisateur.</w:t>
      </w:r>
      <w:commentRangeEnd w:id="239861025"/>
      <w:r>
        <w:rPr>
          <w:rStyle w:val="CommentReference"/>
        </w:rPr>
        <w:commentReference w:id="239861025"/>
      </w:r>
    </w:p>
    <w:p xmlns:wp14="http://schemas.microsoft.com/office/word/2010/wordml" w14:paraId="7C959EF1" wp14:textId="77777777">
      <w:pPr>
        <w:pStyle w:val="FirstParagraph"/>
        <w:rPr/>
      </w:pPr>
      <w:r>
        <w:rPr/>
        <w:t>Le backlog est :</w:t>
      </w:r>
    </w:p>
    <w:p xmlns:wp14="http://schemas.microsoft.com/office/word/2010/wordml" w14:paraId="3FFBD69B" wp14:textId="77777777">
      <w:pPr>
        <w:pStyle w:val="Compact"/>
        <w:numPr>
          <w:ilvl w:val="0"/>
          <w:numId w:val="1"/>
        </w:numPr>
        <w:rPr/>
      </w:pPr>
      <w:r>
        <w:rPr/>
        <w:t xml:space="preserve">maintenu et priorisé par la </w:t>
      </w:r>
      <w:r>
        <w:rPr>
          <w:b/>
          <w:bCs/>
        </w:rPr>
        <w:t>MOA</w:t>
      </w:r>
      <w:r>
        <w:rPr/>
        <w:t>;</w:t>
      </w:r>
    </w:p>
    <w:p xmlns:wp14="http://schemas.microsoft.com/office/word/2010/wordml" w14:paraId="1AA26923" wp14:textId="77777777">
      <w:pPr>
        <w:pStyle w:val="Compact"/>
        <w:numPr>
          <w:ilvl w:val="0"/>
          <w:numId w:val="1"/>
        </w:numPr>
        <w:rPr/>
      </w:pPr>
      <w:r>
        <w:rPr/>
        <w:t>enrichi et ajusté en continu en fonction des retours utilisateurs et des contraintes techniques ;</w:t>
      </w:r>
    </w:p>
    <w:p xmlns:wp14="http://schemas.microsoft.com/office/word/2010/wordml" w14:paraId="510484A7" wp14:textId="77777777">
      <w:pPr>
        <w:pStyle w:val="Compact"/>
        <w:numPr>
          <w:ilvl w:val="0"/>
          <w:numId w:val="1"/>
        </w:numPr>
        <w:rPr/>
      </w:pPr>
      <w:r>
        <w:rPr/>
        <w:t>utilisé comme base de planification des développements ;</w:t>
      </w:r>
    </w:p>
    <w:p xmlns:wp14="http://schemas.microsoft.com/office/word/2010/wordml" w14:paraId="2F1738FF" wp14:textId="7277A269">
      <w:pPr>
        <w:pStyle w:val="Compact"/>
        <w:numPr>
          <w:ilvl w:val="0"/>
          <w:numId w:val="1"/>
        </w:numPr>
        <w:rPr/>
      </w:pPr>
      <w:r w:rsidR="6F78660E">
        <w:rPr/>
        <w:t>un</w:t>
      </w:r>
      <w:r w:rsidR="6F78660E">
        <w:rPr/>
        <w:t xml:space="preserve"> support de chiffrage pour le </w:t>
      </w:r>
      <w:del w:author="Marjolaine DAVID" w:date="2026-09-02T04:30:59.062Z" w16du:dateUtc="2026-09-02T04:30:59.062Z" w:id="172417494">
        <w:r w:rsidDel="6F78660E">
          <w:delText>préstataire</w:delText>
        </w:r>
      </w:del>
      <w:ins w:author="Marjolaine DAVID" w:date="2026-09-02T04:30:59.063Z" w16du:dateUtc="2026-09-02T04:30:59.063Z" w:id="1923741119">
        <w:r w:rsidR="0EE6B047">
          <w:t>prestataire</w:t>
        </w:r>
      </w:ins>
      <w:r w:rsidR="6F78660E">
        <w:rPr/>
        <w:t>.</w:t>
      </w:r>
    </w:p>
    <w:p xmlns:wp14="http://schemas.microsoft.com/office/word/2010/wordml" w14:paraId="6890D191" wp14:textId="77777777">
      <w:pPr>
        <w:pStyle w:val="FirstParagraph"/>
        <w:rPr/>
      </w:pPr>
      <w:r>
        <w:rPr/>
        <w:t xml:space="preserve">Le backlog a vocation à être intégré et suivi dans les outils de gestion de projet utilisés par l’OEIL, notamment </w:t>
      </w:r>
      <w:r>
        <w:rPr>
          <w:b/>
          <w:bCs/>
        </w:rPr>
        <w:t>Azure DevOps</w:t>
      </w:r>
      <w:r>
        <w:rPr/>
        <w:t>, permettant :</w:t>
      </w:r>
    </w:p>
    <w:p xmlns:wp14="http://schemas.microsoft.com/office/word/2010/wordml" w14:paraId="7DC6C259" wp14:textId="77777777">
      <w:pPr>
        <w:pStyle w:val="Compact"/>
        <w:numPr>
          <w:ilvl w:val="0"/>
          <w:numId w:val="1"/>
        </w:numPr>
        <w:rPr/>
      </w:pPr>
      <w:r>
        <w:rPr/>
        <w:t>le suivi de l’avancement ;</w:t>
      </w:r>
    </w:p>
    <w:p xmlns:wp14="http://schemas.microsoft.com/office/word/2010/wordml" w14:paraId="597F3634" wp14:textId="77777777">
      <w:pPr>
        <w:pStyle w:val="Compact"/>
        <w:numPr>
          <w:ilvl w:val="0"/>
          <w:numId w:val="1"/>
        </w:numPr>
        <w:rPr/>
      </w:pPr>
      <w:r>
        <w:rPr/>
        <w:t>la traçabilité des développements ;</w:t>
      </w:r>
    </w:p>
    <w:p xmlns:wp14="http://schemas.microsoft.com/office/word/2010/wordml" w14:paraId="3A632531" wp14:textId="77777777">
      <w:pPr>
        <w:pStyle w:val="Compact"/>
        <w:numPr>
          <w:ilvl w:val="0"/>
          <w:numId w:val="1"/>
        </w:numPr>
        <w:rPr/>
      </w:pPr>
      <w:r>
        <w:rPr/>
        <w:t>le lien entre besoins fonctionnels et réalisation technique.</w:t>
      </w:r>
    </w:p>
    <w:p xmlns:wp14="http://schemas.microsoft.com/office/word/2010/wordml" w14:paraId="6EB50949" wp14:textId="3C4184DD">
      <w:pPr>
        <w:pStyle w:val="FirstParagraph"/>
      </w:pPr>
      <w:r w:rsidR="6F78660E">
        <w:rPr/>
        <w:t xml:space="preserve">Le </w:t>
      </w:r>
      <w:commentRangeStart w:id="1694054913"/>
      <w:r w:rsidR="6F78660E">
        <w:rPr/>
        <w:t>@sec_backlog</w:t>
      </w:r>
      <w:commentRangeEnd w:id="1694054913"/>
      <w:r>
        <w:rPr>
          <w:rStyle w:val="CommentReference"/>
        </w:rPr>
        <w:commentReference w:id="1694054913"/>
      </w:r>
      <w:r w:rsidR="6F78660E">
        <w:rPr/>
        <w:t xml:space="preserve"> détail</w:t>
      </w:r>
      <w:ins w:author="Marjolaine DAVID" w:date="2026-09-02T04:32:17.497Z" w16du:dateUtc="2026-09-02T04:32:17.497Z" w:id="2000827934">
        <w:r w:rsidR="399D5377">
          <w:t>le</w:t>
        </w:r>
      </w:ins>
      <w:r w:rsidR="6F78660E">
        <w:rPr/>
        <w:t xml:space="preserve"> les </w:t>
      </w:r>
      <w:r w:rsidR="6F78660E">
        <w:rPr/>
        <w:t>UserStories</w:t>
      </w:r>
      <w:r w:rsidR="6F78660E">
        <w:rPr/>
        <w:t xml:space="preserve"> identifié</w:t>
      </w:r>
      <w:ins w:author="Marjolaine DAVID" w:date="2026-09-02T04:32:22.433Z" w16du:dateUtc="2026-09-02T04:32:22.433Z" w:id="646589925">
        <w:r w:rsidR="139EBC03">
          <w:t>es</w:t>
        </w:r>
      </w:ins>
      <w:r w:rsidR="6F78660E">
        <w:rPr/>
        <w:t xml:space="preserve"> </w:t>
      </w:r>
      <w:del w:author="Marjolaine DAVID" w:date="2026-09-02T04:32:11.293Z" w16du:dateUtc="2026-09-02T04:32:11.293Z" w:id="162294362">
        <w:r w:rsidDel="6F78660E">
          <w:delText>jusau’à</w:delText>
        </w:r>
      </w:del>
      <w:ins w:author="Marjolaine DAVID" w:date="2026-09-02T04:32:11.294Z" w16du:dateUtc="2026-09-02T04:32:11.294Z" w:id="1220554442">
        <w:r w:rsidR="418A97F8">
          <w:t>jusqu'à</w:t>
        </w:r>
      </w:ins>
      <w:r w:rsidR="6F78660E">
        <w:rPr/>
        <w:t xml:space="preserve"> maintenant.</w:t>
      </w:r>
      <w:bookmarkEnd w:id="32"/>
    </w:p>
    <w:p xmlns:wp14="http://schemas.microsoft.com/office/word/2010/wordml" w14:paraId="53385A2D" wp14:textId="77777777">
      <w:pPr>
        <w:pStyle w:val="Heading3"/>
      </w:pPr>
      <w:bookmarkStart w:name="organisation-des-sprints" w:id="33"/>
      <w:r w:rsidR="6F78660E">
        <w:rPr/>
        <w:t>5.3 Organisation des sprints</w:t>
      </w:r>
    </w:p>
    <w:p xmlns:wp14="http://schemas.microsoft.com/office/word/2010/wordml" w14:paraId="07168C52" wp14:textId="77777777">
      <w:pPr>
        <w:pStyle w:val="FirstParagraph"/>
        <w:rPr/>
      </w:pPr>
      <w:r>
        <w:rPr/>
        <w:t xml:space="preserve">Le développement est organisé en cycles courts appelés </w:t>
      </w:r>
      <w:r>
        <w:rPr>
          <w:b/>
          <w:bCs/>
        </w:rPr>
        <w:t>sprints</w:t>
      </w:r>
      <w:r>
        <w:rPr/>
        <w:t>, d’une durée fixée à l’issue des sprints de cadrage initial (recommandation : 2 semaines) afin de stabiliser la vélocité.</w:t>
      </w:r>
    </w:p>
    <w:p xmlns:wp14="http://schemas.microsoft.com/office/word/2010/wordml" w14:paraId="1D920153" wp14:textId="0900AA61">
      <w:pPr>
        <w:pStyle w:val="BodyText"/>
        <w:rPr>
          <w:ins w:author="Marjolaine DAVID" w:date="2026-09-02T04:33:07.203Z" w16du:dateUtc="2026-09-02T04:33:07.203Z" w:id="1909258645"/>
        </w:rPr>
      </w:pPr>
      <w:r w:rsidR="6F78660E">
        <w:rPr/>
        <w:t xml:space="preserve">Chaque sprint comprend : </w:t>
      </w:r>
    </w:p>
    <w:p xmlns:wp14="http://schemas.microsoft.com/office/word/2010/wordml" w:rsidP="6F78660E" w14:paraId="784D2C0A" wp14:textId="11E34E0B">
      <w:pPr>
        <w:pStyle w:val="BodyText"/>
        <w:numPr>
          <w:ilvl w:val="0"/>
          <w:numId w:val="205"/>
        </w:numPr>
        <w:rPr>
          <w:ins w:author="Marjolaine DAVID" w:date="2026-09-02T04:33:10.813Z" w16du:dateUtc="2026-09-02T04:33:10.813Z" w:id="1610898174"/>
        </w:rPr>
        <w:pPrChange w:author="Marjolaine DAVID" w:date="2026-09-02T04:33:26.998Z">
          <w:pPr>
            <w:pStyle w:val="BodyText"/>
          </w:pPr>
        </w:pPrChange>
      </w:pPr>
      <w:del w:author="Marjolaine DAVID" w:date="2026-09-02T04:33:30.524Z" w16du:dateUtc="2026-09-02T04:33:30.524Z" w:id="1529608418">
        <w:r w:rsidDel="6F78660E">
          <w:delText xml:space="preserve">- </w:delText>
        </w:r>
      </w:del>
      <w:r w:rsidR="6F78660E">
        <w:rPr/>
        <w:t xml:space="preserve">la sélection d’un ensemble </w:t>
      </w:r>
      <w:r w:rsidR="6F78660E">
        <w:rPr/>
        <w:t>de User</w:t>
      </w:r>
      <w:r w:rsidR="6F78660E">
        <w:rPr/>
        <w:t xml:space="preserve"> Stories issues du </w:t>
      </w:r>
      <w:r w:rsidR="6F78660E">
        <w:rPr/>
        <w:t>backlog</w:t>
      </w:r>
      <w:r w:rsidR="6F78660E">
        <w:rPr/>
        <w:t xml:space="preserve"> priorisé ;</w:t>
      </w:r>
    </w:p>
    <w:p xmlns:wp14="http://schemas.microsoft.com/office/word/2010/wordml" w:rsidP="6F78660E" w14:paraId="20C603AD" wp14:textId="1095D9B3">
      <w:pPr>
        <w:pStyle w:val="BodyText"/>
        <w:numPr>
          <w:ilvl w:val="0"/>
          <w:numId w:val="205"/>
        </w:numPr>
        <w:rPr>
          <w:ins w:author="Marjolaine DAVID" w:date="2026-09-02T04:33:12.207Z" w16du:dateUtc="2026-09-02T04:33:12.207Z" w:id="1200983252"/>
        </w:rPr>
        <w:pPrChange w:author="Marjolaine DAVID" w:date="2026-09-02T04:33:26.998Z">
          <w:pPr>
            <w:pStyle w:val="BodyText"/>
          </w:pPr>
        </w:pPrChange>
      </w:pPr>
      <w:r w:rsidR="6F78660E">
        <w:rPr/>
        <w:t xml:space="preserve"> </w:t>
      </w:r>
      <w:del w:author="Marjolaine DAVID" w:date="2026-09-02T04:33:32.94Z" w16du:dateUtc="2026-09-02T04:33:32.94Z" w:id="1769023442">
        <w:r w:rsidDel="6F78660E">
          <w:delText xml:space="preserve">- </w:delText>
        </w:r>
      </w:del>
      <w:r w:rsidR="6F78660E">
        <w:rPr/>
        <w:t xml:space="preserve">leur conception, développement et test ; </w:t>
      </w:r>
    </w:p>
    <w:p xmlns:wp14="http://schemas.microsoft.com/office/word/2010/wordml" w:rsidP="6F78660E" w14:paraId="790C5AF8" wp14:textId="06882615">
      <w:pPr>
        <w:pStyle w:val="BodyText"/>
        <w:numPr>
          <w:ilvl w:val="0"/>
          <w:numId w:val="205"/>
        </w:numPr>
        <w:rPr/>
        <w:pPrChange w:author="Marjolaine DAVID" w:date="2026-09-02T04:33:26.998Z">
          <w:pPr>
            <w:pStyle w:val="BodyText"/>
          </w:pPr>
        </w:pPrChange>
      </w:pPr>
      <w:del w:author="Marjolaine DAVID" w:date="2026-09-02T04:33:36.283Z" w16du:dateUtc="2026-09-02T04:33:36.283Z" w:id="1800563859">
        <w:r w:rsidDel="6F78660E">
          <w:delText xml:space="preserve">- </w:delText>
        </w:r>
      </w:del>
      <w:r w:rsidR="6F78660E">
        <w:rPr/>
        <w:t>la production d’un incrément fonctionnel utilisable.</w:t>
      </w:r>
    </w:p>
    <w:p xmlns:wp14="http://schemas.microsoft.com/office/word/2010/wordml" w14:paraId="4614F1F6" wp14:textId="77777777">
      <w:pPr>
        <w:pStyle w:val="BodyText"/>
        <w:rPr/>
      </w:pPr>
      <w:r>
        <w:rPr/>
        <w:t>Cette organisation permet :</w:t>
      </w:r>
    </w:p>
    <w:p xmlns:wp14="http://schemas.microsoft.com/office/word/2010/wordml" w14:paraId="2CB9E420" wp14:textId="77777777">
      <w:pPr>
        <w:pStyle w:val="Compact"/>
        <w:numPr>
          <w:ilvl w:val="0"/>
          <w:numId w:val="1"/>
        </w:numPr>
        <w:rPr/>
      </w:pPr>
      <w:r>
        <w:rPr/>
        <w:t>des livraisons régulières ;</w:t>
      </w:r>
    </w:p>
    <w:p xmlns:wp14="http://schemas.microsoft.com/office/word/2010/wordml" w14:paraId="52A6535E" wp14:textId="77777777">
      <w:pPr>
        <w:pStyle w:val="Compact"/>
        <w:numPr>
          <w:ilvl w:val="0"/>
          <w:numId w:val="1"/>
        </w:numPr>
        <w:rPr/>
      </w:pPr>
      <w:r>
        <w:rPr/>
        <w:t>une réduction des risques ;</w:t>
      </w:r>
    </w:p>
    <w:p xmlns:wp14="http://schemas.microsoft.com/office/word/2010/wordml" w14:paraId="1E22EE25" wp14:textId="77777777">
      <w:pPr>
        <w:pStyle w:val="Compact"/>
        <w:numPr>
          <w:ilvl w:val="0"/>
          <w:numId w:val="1"/>
        </w:numPr>
        <w:rPr/>
      </w:pPr>
      <w:r>
        <w:rPr/>
        <w:t>une meilleure visibilité sur l’avancement.</w:t>
      </w:r>
      <w:bookmarkEnd w:id="33"/>
    </w:p>
    <w:p xmlns:wp14="http://schemas.microsoft.com/office/word/2010/wordml" w14:paraId="0214527C" wp14:textId="77777777">
      <w:pPr>
        <w:pStyle w:val="Heading3"/>
      </w:pPr>
      <w:bookmarkStart w:name="rituels-agile" w:id="34"/>
      <w:r w:rsidR="6F78660E">
        <w:rPr/>
        <w:t>5.4 Rituels Agile</w:t>
      </w:r>
    </w:p>
    <w:p xmlns:wp14="http://schemas.microsoft.com/office/word/2010/wordml" w14:paraId="341AC85C" wp14:textId="77777777">
      <w:pPr>
        <w:pStyle w:val="FirstParagraph"/>
        <w:rPr/>
      </w:pPr>
      <w:r>
        <w:rPr/>
        <w:t>Le projet s’appuie sur des rituels permettant d’assurer la coordination et le pilotage :</w:t>
      </w:r>
    </w:p>
    <w:p xmlns:wp14="http://schemas.microsoft.com/office/word/2010/wordml" w14:paraId="5D737628" wp14:textId="77777777">
      <w:pPr>
        <w:pStyle w:val="Compact"/>
        <w:numPr>
          <w:ilvl w:val="0"/>
          <w:numId w:val="1"/>
        </w:numPr>
        <w:rPr/>
      </w:pPr>
      <w:r>
        <w:rPr>
          <w:b/>
          <w:bCs/>
        </w:rPr>
        <w:t>Sprint planning</w:t>
      </w:r>
      <w:r>
        <w:rPr/>
        <w:t xml:space="preserve"> : définition des objectifs et du contenu du sprint ;</w:t>
      </w:r>
    </w:p>
    <w:p xmlns:wp14="http://schemas.microsoft.com/office/word/2010/wordml" w14:paraId="76259E3A" wp14:textId="77777777">
      <w:pPr>
        <w:pStyle w:val="Compact"/>
        <w:numPr>
          <w:ilvl w:val="0"/>
          <w:numId w:val="1"/>
        </w:numPr>
        <w:rPr/>
      </w:pPr>
      <w:r>
        <w:rPr>
          <w:b/>
          <w:bCs/>
        </w:rPr>
        <w:t>Points de suivi réguliers</w:t>
      </w:r>
      <w:r>
        <w:rPr/>
        <w:t xml:space="preserve"> : coordination de l’équipe projet ;</w:t>
      </w:r>
    </w:p>
    <w:p xmlns:wp14="http://schemas.microsoft.com/office/word/2010/wordml" w14:paraId="2CCF5E86" wp14:textId="77777777">
      <w:pPr>
        <w:pStyle w:val="Compact"/>
        <w:numPr>
          <w:ilvl w:val="0"/>
          <w:numId w:val="1"/>
        </w:numPr>
        <w:rPr/>
      </w:pPr>
      <w:r>
        <w:rPr>
          <w:b/>
          <w:bCs/>
        </w:rPr>
        <w:t>Sprint review</w:t>
      </w:r>
      <w:r>
        <w:rPr/>
        <w:t xml:space="preserve"> : présentation des fonctionnalités réalisées aux parties prenantes ;</w:t>
      </w:r>
    </w:p>
    <w:p xmlns:wp14="http://schemas.microsoft.com/office/word/2010/wordml" w14:paraId="50B3F79A" wp14:textId="77777777">
      <w:pPr>
        <w:pStyle w:val="Compact"/>
        <w:numPr>
          <w:ilvl w:val="0"/>
          <w:numId w:val="1"/>
        </w:numPr>
        <w:rPr/>
      </w:pPr>
      <w:r>
        <w:rPr>
          <w:b/>
          <w:bCs/>
        </w:rPr>
        <w:t>Rétrospective</w:t>
      </w:r>
      <w:r>
        <w:rPr/>
        <w:t xml:space="preserve"> : amélioration continue des pratiques.</w:t>
      </w:r>
    </w:p>
    <w:p xmlns:wp14="http://schemas.microsoft.com/office/word/2010/wordml" w14:paraId="23753CC1" wp14:textId="77777777">
      <w:pPr>
        <w:pStyle w:val="FirstParagraph"/>
        <w:rPr/>
      </w:pPr>
      <w:r>
        <w:rPr/>
        <w:t>Ces rituels structurent le fonctionnement de l’équipe et facilitent la communication entre les acteurs.</w:t>
      </w:r>
      <w:bookmarkEnd w:id="34"/>
    </w:p>
    <w:p xmlns:wp14="http://schemas.microsoft.com/office/word/2010/wordml" w14:paraId="3ED2547C" wp14:textId="77777777">
      <w:pPr>
        <w:pStyle w:val="Heading3"/>
      </w:pPr>
      <w:bookmarkStart w:name="X3db572d66493166021a47e234fe3733b38eb621" w:id="35"/>
      <w:r w:rsidR="6F78660E">
        <w:rPr/>
        <w:t>5.5 Validation et implication des utilisateurs</w:t>
      </w:r>
    </w:p>
    <w:p xmlns:wp14="http://schemas.microsoft.com/office/word/2010/wordml" w14:paraId="58CF5481" wp14:textId="77777777">
      <w:pPr>
        <w:pStyle w:val="FirstParagraph"/>
        <w:rPr/>
      </w:pPr>
      <w:r>
        <w:rPr/>
        <w:t>Les utilisateurs sont associés tout au long du projet afin de garantir l’adéquation de l’outil aux besoins réels.</w:t>
      </w:r>
    </w:p>
    <w:p xmlns:wp14="http://schemas.microsoft.com/office/word/2010/wordml" w14:paraId="1AA63E3C" wp14:textId="77777777">
      <w:pPr>
        <w:pStyle w:val="BodyText"/>
        <w:rPr/>
      </w:pPr>
      <w:r>
        <w:rPr/>
        <w:t>Cela se traduit par :</w:t>
      </w:r>
    </w:p>
    <w:p xmlns:wp14="http://schemas.microsoft.com/office/word/2010/wordml" w14:paraId="4B882AC7" wp14:textId="77777777">
      <w:pPr>
        <w:pStyle w:val="Compact"/>
        <w:numPr>
          <w:ilvl w:val="0"/>
          <w:numId w:val="1"/>
        </w:numPr>
        <w:rPr/>
      </w:pPr>
      <w:r>
        <w:rPr/>
        <w:t>des démonstrations régulières des fonctionnalités développées ;</w:t>
      </w:r>
    </w:p>
    <w:p xmlns:wp14="http://schemas.microsoft.com/office/word/2010/wordml" w14:paraId="5392AE70" wp14:textId="77777777">
      <w:pPr>
        <w:pStyle w:val="Compact"/>
        <w:numPr>
          <w:ilvl w:val="0"/>
          <w:numId w:val="1"/>
        </w:numPr>
        <w:rPr/>
      </w:pPr>
      <w:r>
        <w:rPr/>
        <w:t>la collecte de retours utilisateurs à chaque itération ;</w:t>
      </w:r>
    </w:p>
    <w:p xmlns:wp14="http://schemas.microsoft.com/office/word/2010/wordml" w14:paraId="387FE07E" wp14:textId="77777777">
      <w:pPr>
        <w:pStyle w:val="Compact"/>
        <w:numPr>
          <w:ilvl w:val="0"/>
          <w:numId w:val="1"/>
        </w:numPr>
        <w:rPr/>
      </w:pPr>
      <w:r>
        <w:rPr/>
        <w:t>l’intégration de ces retours dans le backlog.</w:t>
      </w:r>
    </w:p>
    <w:p xmlns:wp14="http://schemas.microsoft.com/office/word/2010/wordml" w14:paraId="046138D1" wp14:textId="77777777">
      <w:pPr>
        <w:pStyle w:val="FirstParagraph"/>
        <w:rPr/>
      </w:pPr>
      <w:r>
        <w:rPr/>
        <w:t>Cette démarche permet d’ajuster progressivement le produit et de sécuriser les choix fonctionnels.</w:t>
      </w:r>
      <w:bookmarkEnd w:id="35"/>
    </w:p>
    <w:p xmlns:wp14="http://schemas.microsoft.com/office/word/2010/wordml" w14:paraId="1D890439" wp14:textId="77777777">
      <w:pPr>
        <w:pStyle w:val="Heading3"/>
        <w:rPr/>
      </w:pPr>
      <w:bookmarkStart w:name="périmètre-contractuel-de-référence" w:id="36"/>
      <w:r>
        <w:rPr/>
        <w:t>5.6 Périmètre contractuel de référence</w:t>
      </w:r>
    </w:p>
    <w:p xmlns:wp14="http://schemas.microsoft.com/office/word/2010/wordml" w14:paraId="23293172" wp14:textId="77777777">
      <w:pPr>
        <w:pStyle w:val="FirstParagraph"/>
        <w:rPr/>
      </w:pPr>
      <w:r>
        <w:rPr/>
        <w:t xml:space="preserve">Le projet s’appuie sur un </w:t>
      </w:r>
      <w:r>
        <w:rPr>
          <w:b/>
          <w:bCs/>
        </w:rPr>
        <w:t>périmètre de référence</w:t>
      </w:r>
      <w:r>
        <w:rPr/>
        <w:t xml:space="preserve">, figé au démarrage (jalon zéro). Il regroupe les EPICS et les User Stories du socle (MVP) que le prestataire est chargé de chiffrer. Ce périmètre ne gèle pas les besoins : il fournit une </w:t>
      </w:r>
      <w:r>
        <w:rPr>
          <w:b/>
          <w:bCs/>
        </w:rPr>
        <w:t>base stable</w:t>
      </w:r>
      <w:r>
        <w:rPr/>
        <w:t xml:space="preserve"> pour contractualiser le prix, mesurer l’avancement et </w:t>
      </w:r>
      <w:r>
        <w:rPr>
          <w:b/>
          <w:bCs/>
        </w:rPr>
        <w:t>quantifier toute évolution</w:t>
      </w:r>
      <w:r>
        <w:rPr/>
        <w:t xml:space="preserve"> demandée ensuite. Chaque évolution est traitée selon la procédure décrite ci-dessous.</w:t>
      </w:r>
      <w:bookmarkEnd w:id="36"/>
    </w:p>
    <w:p xmlns:wp14="http://schemas.microsoft.com/office/word/2010/wordml" w14:paraId="3BEFD219" wp14:textId="77777777">
      <w:pPr>
        <w:pStyle w:val="Heading3"/>
        <w:rPr/>
      </w:pPr>
      <w:bookmarkStart w:name="estimation-et-vélocité" w:id="37"/>
      <w:r>
        <w:rPr/>
        <w:t>5.7 Estimation et vélocité</w:t>
      </w:r>
    </w:p>
    <w:p xmlns:wp14="http://schemas.microsoft.com/office/word/2010/wordml" w14:paraId="0213BDA4" wp14:textId="77777777">
      <w:pPr>
        <w:pStyle w:val="FirstParagraph"/>
        <w:rPr/>
      </w:pPr>
      <w:r>
        <w:rPr/>
        <w:t>Pour rendre l’effort chiffrable et les évolutions quantifiables :</w:t>
      </w:r>
    </w:p>
    <w:p xmlns:wp14="http://schemas.microsoft.com/office/word/2010/wordml" w14:paraId="48770C8A" wp14:textId="77777777">
      <w:pPr>
        <w:pStyle w:val="Compact"/>
        <w:numPr>
          <w:ilvl w:val="0"/>
          <w:numId w:val="1"/>
        </w:numPr>
        <w:rPr/>
      </w:pPr>
      <w:r>
        <w:rPr/>
        <w:t xml:space="preserve">chaque EPIC et chaque User Story est estimée en </w:t>
      </w:r>
      <w:r>
        <w:rPr>
          <w:b/>
          <w:bCs/>
        </w:rPr>
        <w:t>points d’effort</w:t>
      </w:r>
      <w:r>
        <w:rPr/>
        <w:t xml:space="preserve"> (échelle relative) ;</w:t>
      </w:r>
    </w:p>
    <w:p xmlns:wp14="http://schemas.microsoft.com/office/word/2010/wordml" w14:paraId="0BD67A0E" wp14:textId="77777777">
      <w:pPr>
        <w:pStyle w:val="Compact"/>
        <w:numPr>
          <w:ilvl w:val="0"/>
          <w:numId w:val="1"/>
        </w:numPr>
        <w:rPr/>
      </w:pPr>
      <w:r>
        <w:rPr/>
        <w:t xml:space="preserve">la </w:t>
      </w:r>
      <w:r>
        <w:rPr>
          <w:b/>
          <w:bCs/>
        </w:rPr>
        <w:t>vélocité</w:t>
      </w:r>
      <w:r>
        <w:rPr/>
        <w:t xml:space="preserve"> (points tenus par sprint) est mesurée sur les deux premiers sprints, puis recalculée régulièrement ;</w:t>
      </w:r>
    </w:p>
    <w:p xmlns:wp14="http://schemas.microsoft.com/office/word/2010/wordml" w14:paraId="249CDFB1" wp14:textId="77777777">
      <w:pPr>
        <w:pStyle w:val="Compact"/>
        <w:numPr>
          <w:ilvl w:val="0"/>
          <w:numId w:val="1"/>
        </w:numPr>
        <w:rPr/>
      </w:pPr>
      <w:r>
        <w:rPr/>
        <w:t xml:space="preserve">la vélocité sert au pilotage : durée prévisionnelle, capacité à absorber les évolutions et </w:t>
      </w:r>
      <w:r>
        <w:rPr>
          <w:b/>
          <w:bCs/>
        </w:rPr>
        <w:t>coût unitaire d’une évolution</w:t>
      </w:r>
      <w:r>
        <w:rPr/>
        <w:t xml:space="preserve"> ;</w:t>
      </w:r>
    </w:p>
    <w:p xmlns:wp14="http://schemas.microsoft.com/office/word/2010/wordml" w14:paraId="7C985A4D" wp14:textId="77777777">
      <w:pPr>
        <w:pStyle w:val="Compact"/>
        <w:numPr>
          <w:ilvl w:val="0"/>
          <w:numId w:val="1"/>
        </w:numPr>
        <w:rPr/>
      </w:pPr>
      <w:r>
        <w:rPr/>
        <w:t xml:space="preserve">les estimations sont co-validées par la </w:t>
      </w:r>
      <w:r>
        <w:rPr>
          <w:b/>
          <w:bCs/>
        </w:rPr>
        <w:t>MOA</w:t>
      </w:r>
      <w:r>
        <w:rPr/>
        <w:t xml:space="preserve"> et le prestataire, et revues en rétrospective.</w:t>
      </w:r>
      <w:bookmarkEnd w:id="37"/>
    </w:p>
    <w:p xmlns:wp14="http://schemas.microsoft.com/office/word/2010/wordml" w14:paraId="72686613" wp14:textId="77777777">
      <w:pPr>
        <w:pStyle w:val="Heading3"/>
      </w:pPr>
      <w:bookmarkStart w:name="maîtrise-des-évolutions-du-périmètre" w:id="38"/>
      <w:r w:rsidR="6F78660E">
        <w:rPr/>
        <w:t xml:space="preserve">5.8 </w:t>
      </w:r>
      <w:commentRangeStart w:id="1027808996"/>
      <w:r w:rsidR="6F78660E">
        <w:rPr/>
        <w:t>Maîtrise des évolutions du périmètre</w:t>
      </w:r>
      <w:commentRangeEnd w:id="1027808996"/>
      <w:r>
        <w:rPr>
          <w:rStyle w:val="CommentReference"/>
        </w:rPr>
        <w:commentReference w:id="1027808996"/>
      </w:r>
    </w:p>
    <w:p xmlns:wp14="http://schemas.microsoft.com/office/word/2010/wordml" w14:paraId="2B4E0298" wp14:textId="77777777">
      <w:pPr>
        <w:pStyle w:val="FirstParagraph"/>
        <w:rPr/>
      </w:pPr>
      <w:r>
        <w:rPr/>
        <w:t xml:space="preserve">Les ajustements du périmètre sont </w:t>
      </w:r>
      <w:r>
        <w:rPr>
          <w:b/>
          <w:bCs/>
        </w:rPr>
        <w:t>tracés et formalisés</w:t>
      </w:r>
      <w:r>
        <w:rPr/>
        <w:t>, jamais implicites :</w:t>
      </w:r>
    </w:p>
    <w:p xmlns:wp14="http://schemas.microsoft.com/office/word/2010/wordml" w14:paraId="2979B4FF" wp14:textId="77777777">
      <w:pPr>
        <w:pStyle w:val="Compact"/>
        <w:numPr>
          <w:ilvl w:val="0"/>
          <w:numId w:val="1"/>
        </w:numPr>
        <w:rPr/>
      </w:pPr>
      <w:r>
        <w:rPr/>
        <w:t xml:space="preserve">toute demande (ajout, modification, suppression) est rédigée en </w:t>
      </w:r>
      <w:r>
        <w:rPr>
          <w:b/>
          <w:bCs/>
        </w:rPr>
        <w:t>User Story</w:t>
      </w:r>
      <w:r>
        <w:rPr/>
        <w:t xml:space="preserve"> et versée dans une </w:t>
      </w:r>
      <w:r>
        <w:rPr>
          <w:b/>
          <w:bCs/>
        </w:rPr>
        <w:t>file des évolutions</w:t>
      </w:r>
      <w:r>
        <w:rPr/>
        <w:t>, distincte du backlog contractuel ;</w:t>
      </w:r>
    </w:p>
    <w:p xmlns:wp14="http://schemas.microsoft.com/office/word/2010/wordml" w14:paraId="6E1CA0AC" wp14:textId="77777777">
      <w:pPr>
        <w:pStyle w:val="Compact"/>
        <w:numPr>
          <w:ilvl w:val="0"/>
          <w:numId w:val="1"/>
        </w:numPr>
        <w:rPr/>
      </w:pPr>
      <w:r>
        <w:rPr/>
        <w:t>chaque évolution est estimée et son impact financier calculé ;</w:t>
      </w:r>
    </w:p>
    <w:p xmlns:wp14="http://schemas.microsoft.com/office/word/2010/wordml" w14:paraId="3BA32E2F" wp14:textId="77777777">
      <w:pPr>
        <w:pStyle w:val="Compact"/>
        <w:numPr>
          <w:ilvl w:val="0"/>
          <w:numId w:val="1"/>
        </w:numPr>
        <w:rPr/>
      </w:pPr>
      <w:r>
        <w:rPr/>
        <w:t>la MOA valide chaque demande avant sa mise au sprint (immédiate ou différée) ;</w:t>
      </w:r>
    </w:p>
    <w:p xmlns:wp14="http://schemas.microsoft.com/office/word/2010/wordml" w14:paraId="12E0AABE" wp14:textId="77777777">
      <w:pPr>
        <w:pStyle w:val="Compact"/>
        <w:numPr>
          <w:ilvl w:val="0"/>
          <w:numId w:val="1"/>
        </w:numPr>
        <w:rPr/>
      </w:pPr>
      <w:r w:rsidR="6F78660E">
        <w:rPr/>
        <w:t>selon son ampleur, l’évolution est absorbée dans l’enveloppe, activée en Lot 2, ou fait l’objet d’un avenant au con</w:t>
      </w:r>
      <w:r w:rsidR="6F78660E">
        <w:rPr/>
        <w:t>trat.</w:t>
      </w:r>
      <w:bookmarkEnd w:id="38"/>
    </w:p>
    <w:p xmlns:wp14="http://schemas.microsoft.com/office/word/2010/wordml" w14:paraId="7A2809C3" wp14:textId="77777777">
      <w:pPr>
        <w:pStyle w:val="Heading3"/>
        <w:rPr/>
      </w:pPr>
      <w:bookmarkStart w:name="X86fc0b9dba8c5ccfd3631ae5160c35d59bac493" w:id="39"/>
      <w:r>
        <w:rPr/>
        <w:t>5.9 Cadre de chiffrage : Lot 1 (MVP) et Lot 2 (Évolutions)</w:t>
      </w:r>
    </w:p>
    <w:p xmlns:wp14="http://schemas.microsoft.com/office/word/2010/wordml" w14:paraId="5EFF88A8" wp14:textId="77777777">
      <w:pPr>
        <w:pStyle w:val="FirstParagraph"/>
        <w:rPr/>
      </w:pPr>
      <w:r>
        <w:rPr/>
        <w:t>Le projet est structuré en deux volets :</w:t>
      </w:r>
    </w:p>
    <w:p xmlns:wp14="http://schemas.microsoft.com/office/word/2010/wordml" w14:paraId="69A4BB55" wp14:textId="77777777">
      <w:pPr>
        <w:pStyle w:val="Compact"/>
        <w:numPr>
          <w:ilvl w:val="0"/>
          <w:numId w:val="1"/>
        </w:numPr>
        <w:rPr/>
      </w:pPr>
      <w:r>
        <w:rPr>
          <w:b/>
          <w:bCs/>
        </w:rPr>
        <w:t>Lot 1 – MVP</w:t>
      </w:r>
      <w:r>
        <w:rPr/>
        <w:t xml:space="preserve"> : périmètre de référence, chiffré de façon </w:t>
      </w:r>
      <w:r>
        <w:rPr>
          <w:b/>
          <w:bCs/>
        </w:rPr>
        <w:t>ferme</w:t>
      </w:r>
      <w:r>
        <w:rPr/>
        <w:t xml:space="preserve"> et comparable entre les candidats ;</w:t>
      </w:r>
    </w:p>
    <w:p xmlns:wp14="http://schemas.microsoft.com/office/word/2010/wordml" w14:paraId="363AC762" wp14:textId="77777777">
      <w:pPr>
        <w:pStyle w:val="Compact"/>
        <w:numPr>
          <w:ilvl w:val="0"/>
          <w:numId w:val="1"/>
        </w:numPr>
        <w:rPr/>
      </w:pPr>
      <w:r>
        <w:rPr>
          <w:b/>
          <w:bCs/>
        </w:rPr>
        <w:t>Lot 2 – Évolutions</w:t>
      </w:r>
      <w:r>
        <w:rPr/>
        <w:t xml:space="preserve"> : besoins secondaires, </w:t>
      </w:r>
      <w:r>
        <w:rPr>
          <w:b/>
          <w:bCs/>
        </w:rPr>
        <w:t>chiffrés à l’avance</w:t>
      </w:r>
      <w:r>
        <w:rPr/>
        <w:t xml:space="preserve"> et </w:t>
      </w:r>
      <w:r>
        <w:rPr>
          <w:b/>
          <w:bCs/>
        </w:rPr>
        <w:t>activables</w:t>
      </w:r>
      <w:r>
        <w:rPr/>
        <w:t xml:space="preserve"> par la MOA pendant le projet, sans renégociation ;</w:t>
      </w:r>
    </w:p>
    <w:p xmlns:wp14="http://schemas.microsoft.com/office/word/2010/wordml" w14:paraId="0C11937C" wp14:textId="77777777">
      <w:pPr>
        <w:pStyle w:val="Compact"/>
        <w:numPr>
          <w:ilvl w:val="0"/>
          <w:numId w:val="1"/>
        </w:numPr>
        <w:rPr/>
      </w:pPr>
      <w:r>
        <w:rPr/>
        <w:t xml:space="preserve">une </w:t>
      </w:r>
      <w:r>
        <w:rPr>
          <w:b/>
          <w:bCs/>
        </w:rPr>
        <w:t>provision pour aléas</w:t>
      </w:r>
      <w:r>
        <w:rPr/>
        <w:t>, laissée à l’appréciation de chaque candidat, couvre les petits écarts de périmètre.</w:t>
      </w:r>
    </w:p>
    <w:p xmlns:wp14="http://schemas.microsoft.com/office/word/2010/wordml" w14:paraId="51D5EFF3" wp14:textId="3B3D7905">
      <w:pPr>
        <w:pStyle w:val="FirstParagraph"/>
      </w:pPr>
      <w:r w:rsidR="6F78660E">
        <w:rPr/>
        <w:t xml:space="preserve">Le fichier joint backlog.xlsx est mis à disposition du répondant pour permettre une estimation des points d’effort. </w:t>
      </w:r>
      <w:commentRangeStart w:id="1023013908"/>
      <w:r w:rsidR="6F78660E">
        <w:rPr/>
        <w:t>Les US principales</w:t>
      </w:r>
      <w:commentRangeEnd w:id="1023013908"/>
      <w:r>
        <w:rPr>
          <w:rStyle w:val="CommentReference"/>
        </w:rPr>
        <w:commentReference w:id="1023013908"/>
      </w:r>
      <w:r w:rsidR="6F78660E">
        <w:rPr/>
        <w:t xml:space="preserve"> sont </w:t>
      </w:r>
      <w:r w:rsidR="6F78660E">
        <w:rPr/>
        <w:t>détaillées</w:t>
      </w:r>
      <w:r w:rsidR="6F78660E">
        <w:rPr/>
        <w:t xml:space="preserve"> en </w:t>
      </w:r>
      <w:commentRangeStart w:id="1355744299"/>
      <w:r w:rsidR="6F78660E">
        <w:rPr/>
        <w:t>scénario de test</w:t>
      </w:r>
      <w:commentRangeEnd w:id="1355744299"/>
      <w:r>
        <w:rPr>
          <w:rStyle w:val="CommentReference"/>
        </w:rPr>
        <w:commentReference w:id="1355744299"/>
      </w:r>
      <w:r w:rsidR="6F78660E">
        <w:rPr/>
        <w:t>. C’est pour ces derni</w:t>
      </w:r>
      <w:ins w:author="Marjolaine DAVID" w:date="2026-09-02T04:44:32.143Z" w16du:dateUtc="2026-09-02T04:44:32.143Z" w:id="439399815">
        <w:r w:rsidR="590B8A67">
          <w:t>è</w:t>
        </w:r>
      </w:ins>
      <w:del w:author="Marjolaine DAVID" w:date="2026-09-02T04:44:31.652Z" w16du:dateUtc="2026-09-02T04:44:31.652Z" w:id="626538803">
        <w:r w:rsidDel="6F78660E">
          <w:delText>e</w:delText>
        </w:r>
      </w:del>
      <w:r w:rsidR="6F78660E">
        <w:rPr/>
        <w:t>r</w:t>
      </w:r>
      <w:ins w:author="Marjolaine DAVID" w:date="2026-09-02T04:44:34.436Z" w16du:dateUtc="2026-09-02T04:44:34.436Z" w:id="1515779222">
        <w:r w:rsidR="77A2597F">
          <w:t>e</w:t>
        </w:r>
      </w:ins>
      <w:r w:rsidR="6F78660E">
        <w:rPr/>
        <w:t>s qu’il est demandé d’évaluer les points d’efforts.</w:t>
      </w:r>
    </w:p>
    <w:p xmlns:wp14="http://schemas.microsoft.com/office/word/2010/wordml" w14:paraId="05DCDC1F" wp14:textId="77777777">
      <w:pPr>
        <w:pStyle w:val="Normal"/>
        <w:rPr/>
      </w:pPr>
      <w:r>
        <w:rPr/>
        <mc:AlternateContent>
          <mc:Choice Requires="wps">
            <w:drawing>
              <wp:inline xmlns:wp14="http://schemas.microsoft.com/office/word/2010/wordprocessingDrawing" distT="0" distB="0" distL="0" distR="0" wp14:anchorId="37B111AA" wp14:editId="7777777">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w14:anchorId="3125A8B5">
              <v:rect id="shape_0" style="position:absolute;margin-left:0pt;margin-top:-1.55pt;width:467.95pt;height:1.45pt;mso-wrap-style:none;v-text-anchor:middle;mso-position-horizontal:center;mso-position-vertical:top" o:allowincell="f" fillcolor="white" stroked="t">
                <v:fill type="solid" color2="black" o:detectmouseclick="t"/>
                <v:stroke color="black" joinstyle="round" endcap="flat"/>
                <w10:wrap type="topAndBottom"/>
              </v:rect>
            </w:pict>
          </mc:Fallback>
        </mc:AlternateContent>
      </w:r>
    </w:p>
    <w:p xmlns:wp14="http://schemas.microsoft.com/office/word/2010/wordml" w14:paraId="60061E4C" wp14:textId="77777777">
      <w:pPr>
        <w:pStyle w:val="Normal"/>
        <w:rPr/>
      </w:pPr>
      <w:r>
        <w:rPr/>
      </w:r>
      <w:bookmarkEnd w:id="30"/>
      <w:bookmarkEnd w:id="39"/>
      <w:r>
        <w:br w:type="page"/>
      </w:r>
    </w:p>
    <w:p xmlns:wp14="http://schemas.microsoft.com/office/word/2010/wordml" w:rsidP="6F78660E" w14:paraId="57A95547" wp14:textId="77777777">
      <w:pPr>
        <w:pStyle w:val="Heading2"/>
        <w:spacing w:before="0" w:after="0"/>
        <w:rPr>
          <w:highlight w:val="yellow"/>
          <w:rPrChange w:author="Marjolaine DAVID" w:date="2026-09-02T05:07:37.613Z" w:id="1688043350"/>
        </w:rPr>
      </w:pPr>
      <w:bookmarkStart w:name="__RefHeading___Toc6563_4257709489" w:id="40"/>
      <w:bookmarkStart w:name="sec-presentation-indicateurs" w:id="41"/>
      <w:bookmarkEnd w:id="40"/>
      <w:r w:rsidRPr="6F78660E" w:rsidR="6F78660E">
        <w:rPr>
          <w:highlight w:val="yellow"/>
          <w:rPrChange w:author="Marjolaine DAVID" w:date="2026-09-02T05:07:37.612Z" w16du:dateUtc="2026-09-02T05:07:37.612Z" w:id="465875852"/>
        </w:rPr>
        <w:t>6 Présentation des indicateurs</w:t>
      </w:r>
    </w:p>
    <w:p xmlns:wp14="http://schemas.microsoft.com/office/word/2010/wordml" w14:paraId="6620717C" wp14:textId="77777777">
      <w:pPr>
        <w:pStyle w:val="FirstParagraph"/>
      </w:pPr>
      <w:r w:rsidR="6F78660E">
        <w:rPr/>
        <w:t xml:space="preserve">HydroScope calcule </w:t>
      </w:r>
      <w:r w:rsidRPr="6F78660E" w:rsidR="6F78660E">
        <w:rPr>
          <w:b w:val="1"/>
          <w:bCs w:val="1"/>
        </w:rPr>
        <w:t>38 indicateurs</w:t>
      </w:r>
      <w:r w:rsidR="6F78660E">
        <w:rPr/>
        <w:t xml:space="preserve"> (évolutif) organisés selon une arborescence à trois niveaux — </w:t>
      </w:r>
      <w:r w:rsidRPr="6F78660E" w:rsidR="6F78660E">
        <w:rPr>
          <w:b w:val="1"/>
          <w:bCs w:val="1"/>
        </w:rPr>
        <w:t>famille</w:t>
      </w:r>
      <w:r w:rsidR="6F78660E">
        <w:rPr/>
        <w:t xml:space="preserve">, </w:t>
      </w:r>
      <w:r w:rsidRPr="6F78660E" w:rsidR="6F78660E">
        <w:rPr>
          <w:b w:val="1"/>
          <w:bCs w:val="1"/>
        </w:rPr>
        <w:t>thème</w:t>
      </w:r>
      <w:r w:rsidR="6F78660E">
        <w:rPr/>
        <w:t xml:space="preserve"> et </w:t>
      </w:r>
      <w:r w:rsidRPr="6F78660E" w:rsidR="6F78660E">
        <w:rPr>
          <w:b w:val="1"/>
          <w:bCs w:val="1"/>
        </w:rPr>
        <w:t>groupe</w:t>
      </w:r>
      <w:r w:rsidR="6F78660E">
        <w:rPr/>
        <w:t xml:space="preserve"> — et structurés pour décrire les </w:t>
      </w:r>
      <w:r w:rsidRPr="6F78660E" w:rsidR="6F78660E">
        <w:rPr>
          <w:b w:val="1"/>
          <w:bCs w:val="1"/>
        </w:rPr>
        <w:t>enjeux</w:t>
      </w:r>
      <w:r w:rsidR="6F78660E">
        <w:rPr/>
        <w:t xml:space="preserve"> (disponibilité et intégrité de la ressource) et les </w:t>
      </w:r>
      <w:commentRangeStart w:id="1460746416"/>
      <w:r w:rsidRPr="6F78660E" w:rsidR="6F78660E">
        <w:rPr>
          <w:b w:val="1"/>
          <w:bCs w:val="1"/>
        </w:rPr>
        <w:t>menaces</w:t>
      </w:r>
      <w:commentRangeEnd w:id="1460746416"/>
      <w:r>
        <w:rPr>
          <w:rStyle w:val="CommentReference"/>
        </w:rPr>
        <w:commentReference w:id="1460746416"/>
      </w:r>
      <w:r w:rsidR="6F78660E">
        <w:rPr/>
        <w:t xml:space="preserve"> (anthropiques et naturelles) pesant sur les bassins versants d’alimentation en eau potable (BVAEP). Cette liste est disponible au format Excel « liste_indicateurs_v4.xlsx » et un corpus de fiches détaillées des indicateurs (format PDF) est fourni en annexe (</w:t>
      </w:r>
      <w:commentRangeStart w:id="1870055478"/>
      <w:r w:rsidRPr="6F78660E" w:rsidR="6F78660E">
        <w:rPr>
          <w:b w:val="1"/>
          <w:bCs w:val="1"/>
        </w:rPr>
        <w:t>?@sec-Annexes</w:t>
      </w:r>
      <w:r w:rsidR="6F78660E">
        <w:rPr/>
        <w:t>)</w:t>
      </w:r>
      <w:commentRangeEnd w:id="1870055478"/>
      <w:r>
        <w:rPr>
          <w:rStyle w:val="CommentReference"/>
        </w:rPr>
        <w:commentReference w:id="1870055478"/>
      </w:r>
      <w:r w:rsidR="6F78660E">
        <w:rPr/>
        <w:t>.</w:t>
      </w:r>
    </w:p>
    <w:p xmlns:wp14="http://schemas.microsoft.com/office/word/2010/wordml" w14:paraId="7AD125D9" wp14:textId="77777777">
      <w:pPr>
        <w:pStyle w:val="BodyText"/>
        <w:rPr/>
      </w:pPr>
      <w:r>
        <w:rPr/>
        <w:t>La liste ci-dessous présente les indicateurs organisés par famille, thème et groupe, avec pour chacun l’objectif d’usage en lecture d’information et en analyse décisionnelle. L’acronyme « AMC » renvoie à l’analyse multicritère mobilisée dans l’aide à la décision.</w:t>
      </w:r>
    </w:p>
    <w:p xmlns:wp14="http://schemas.microsoft.com/office/word/2010/wordml" w14:paraId="1244411A" wp14:textId="77777777">
      <w:pPr>
        <w:pStyle w:val="Heading3"/>
        <w:rPr/>
      </w:pPr>
      <w:bookmarkStart w:name="txt-list-indicateurs" w:id="42"/>
      <w:bookmarkStart w:name="indicateurs-de-la-famille-enjeu" w:id="43"/>
      <w:r>
        <w:rPr/>
        <w:t>6.1 Indicateurs de la famille : Enjeu</w:t>
      </w:r>
    </w:p>
    <w:p xmlns:wp14="http://schemas.microsoft.com/office/word/2010/wordml" w14:paraId="4261999A" wp14:textId="77777777">
      <w:pPr>
        <w:pStyle w:val="Heading4"/>
        <w:rPr/>
      </w:pPr>
      <w:bookmarkStart w:name="thème-enjeux-aep" w:id="44"/>
      <w:r>
        <w:rPr/>
        <w:t>6.1.1 Thème : Enjeux AEP</w:t>
      </w:r>
    </w:p>
    <w:p xmlns:wp14="http://schemas.microsoft.com/office/word/2010/wordml" w14:paraId="116C0CA7" wp14:textId="77777777">
      <w:pPr>
        <w:pStyle w:val="FirstParagraph"/>
        <w:rPr/>
      </w:pPr>
      <w:r>
        <w:rPr>
          <w:b/>
          <w:bCs/>
        </w:rPr>
        <w:t>Groupe d’indicateur : Importance captage</w:t>
      </w:r>
    </w:p>
    <w:p xmlns:wp14="http://schemas.microsoft.com/office/word/2010/wordml" w14:paraId="24DE5897" wp14:textId="77777777">
      <w:pPr>
        <w:pStyle w:val="Compact"/>
        <w:numPr>
          <w:ilvl w:val="0"/>
          <w:numId w:val="1"/>
        </w:numPr>
        <w:rPr/>
      </w:pPr>
      <w:r>
        <w:rPr>
          <w:b/>
          <w:bCs/>
        </w:rPr>
        <w:t>Capacité de production</w:t>
      </w:r>
    </w:p>
    <w:p xmlns:wp14="http://schemas.microsoft.com/office/word/2010/wordml" w14:paraId="03AD91D5" wp14:textId="77777777">
      <w:pPr>
        <w:pStyle w:val="Compact"/>
        <w:numPr>
          <w:ilvl w:val="1"/>
          <w:numId w:val="1"/>
        </w:numPr>
        <w:rPr/>
      </w:pPr>
      <w:r>
        <w:rPr>
          <w:i/>
          <w:iCs/>
        </w:rPr>
        <w:t>Lecture d’information</w:t>
      </w:r>
      <w:r>
        <w:rPr/>
        <w:t xml:space="preserve"> : Informer sur la quantité d’eau mobilisable par le captage en conditions normales et contraintes afin d’évaluer la disponibilité potentielle de la ressource en eau.</w:t>
      </w:r>
    </w:p>
    <w:p xmlns:wp14="http://schemas.microsoft.com/office/word/2010/wordml" w14:paraId="5AE6BFB7" wp14:textId="77777777">
      <w:pPr>
        <w:pStyle w:val="Compact"/>
        <w:numPr>
          <w:ilvl w:val="1"/>
          <w:numId w:val="1"/>
        </w:numPr>
        <w:rPr/>
      </w:pPr>
      <w:r>
        <w:rPr>
          <w:i/>
          <w:iCs/>
        </w:rPr>
        <w:t>Analyse décisionnelle (AMC)</w:t>
      </w:r>
      <w:r>
        <w:rPr/>
        <w:t xml:space="preserve"> : Évaluer l’impact sur la disponibilité de la ressource en eau, une faible capacité de production augmentant la criticité en situation de tension.</w:t>
      </w:r>
    </w:p>
    <w:p xmlns:wp14="http://schemas.microsoft.com/office/word/2010/wordml" w14:paraId="7BFD78D0" wp14:textId="77777777">
      <w:pPr>
        <w:pStyle w:val="Compact"/>
        <w:numPr>
          <w:ilvl w:val="0"/>
          <w:numId w:val="1"/>
        </w:numPr>
        <w:rPr/>
      </w:pPr>
      <w:r>
        <w:rPr>
          <w:b/>
          <w:bCs/>
        </w:rPr>
        <w:t>Population desservie</w:t>
      </w:r>
    </w:p>
    <w:p xmlns:wp14="http://schemas.microsoft.com/office/word/2010/wordml" w14:paraId="574B5FFD" wp14:textId="77777777">
      <w:pPr>
        <w:pStyle w:val="Compact"/>
        <w:numPr>
          <w:ilvl w:val="1"/>
          <w:numId w:val="1"/>
        </w:numPr>
        <w:rPr/>
      </w:pPr>
      <w:r>
        <w:rPr>
          <w:i/>
          <w:iCs/>
        </w:rPr>
        <w:t>Lecture d’information</w:t>
      </w:r>
      <w:r>
        <w:rPr/>
        <w:t xml:space="preserve"> : Informer sur le nombre d’habitants dépendants du captage afin de caractériser l’importance des usages associés.</w:t>
      </w:r>
    </w:p>
    <w:p xmlns:wp14="http://schemas.microsoft.com/office/word/2010/wordml" w14:paraId="7026307C" wp14:textId="77777777">
      <w:pPr>
        <w:pStyle w:val="Compact"/>
        <w:numPr>
          <w:ilvl w:val="1"/>
          <w:numId w:val="1"/>
        </w:numPr>
        <w:rPr/>
      </w:pPr>
      <w:r>
        <w:rPr>
          <w:i/>
          <w:iCs/>
        </w:rPr>
        <w:t>Analyse décisionnelle (AMC)</w:t>
      </w:r>
      <w:r>
        <w:rPr/>
        <w:t xml:space="preserve"> : Évaluer l’importance stratégique du captage pour l’alimentation en eau, une population élevée augmentant la criticité.</w:t>
      </w:r>
    </w:p>
    <w:p xmlns:wp14="http://schemas.microsoft.com/office/word/2010/wordml" w14:paraId="63634E30" wp14:textId="77777777">
      <w:pPr>
        <w:pStyle w:val="Compact"/>
        <w:numPr>
          <w:ilvl w:val="0"/>
          <w:numId w:val="1"/>
        </w:numPr>
        <w:rPr/>
      </w:pPr>
      <w:r>
        <w:rPr>
          <w:b/>
          <w:bCs/>
        </w:rPr>
        <w:t>Statut captage</w:t>
      </w:r>
    </w:p>
    <w:p xmlns:wp14="http://schemas.microsoft.com/office/word/2010/wordml" w14:paraId="2609FBE2" wp14:textId="77777777">
      <w:pPr>
        <w:pStyle w:val="Compact"/>
        <w:numPr>
          <w:ilvl w:val="1"/>
          <w:numId w:val="1"/>
        </w:numPr>
        <w:rPr/>
      </w:pPr>
      <w:r>
        <w:rPr>
          <w:i/>
          <w:iCs/>
        </w:rPr>
        <w:t>Lecture d’information</w:t>
      </w:r>
      <w:r>
        <w:rPr/>
        <w:t xml:space="preserve"> : Informer sur le rôle opérationnel du captage (actif, secours, abandonné) afin de contextualiser son utilisation.</w:t>
      </w:r>
    </w:p>
    <w:p xmlns:wp14="http://schemas.microsoft.com/office/word/2010/wordml" w14:paraId="351B3B3F" wp14:textId="77777777">
      <w:pPr>
        <w:pStyle w:val="Compact"/>
        <w:numPr>
          <w:ilvl w:val="1"/>
          <w:numId w:val="1"/>
        </w:numPr>
        <w:rPr/>
      </w:pPr>
      <w:r>
        <w:rPr>
          <w:i/>
          <w:iCs/>
        </w:rPr>
        <w:t>Analyse décisionnelle (AMC)</w:t>
      </w:r>
      <w:r>
        <w:rPr/>
        <w:t xml:space="preserve"> : Évaluer l’importance fonctionnelle du captage dans le système d’alimentation en eau, un captage principal augmentant la criticité.</w:t>
      </w:r>
    </w:p>
    <w:p xmlns:wp14="http://schemas.microsoft.com/office/word/2010/wordml" w14:paraId="13717099" wp14:textId="77777777">
      <w:pPr>
        <w:pStyle w:val="Compact"/>
        <w:numPr>
          <w:ilvl w:val="0"/>
          <w:numId w:val="1"/>
        </w:numPr>
        <w:rPr/>
      </w:pPr>
      <w:r>
        <w:rPr>
          <w:b/>
          <w:bCs/>
        </w:rPr>
        <w:t>Établissements public sensibles</w:t>
      </w:r>
    </w:p>
    <w:p xmlns:wp14="http://schemas.microsoft.com/office/word/2010/wordml" w14:paraId="5794BFBB" wp14:textId="77777777">
      <w:pPr>
        <w:pStyle w:val="Compact"/>
        <w:numPr>
          <w:ilvl w:val="1"/>
          <w:numId w:val="1"/>
        </w:numPr>
        <w:rPr/>
      </w:pPr>
      <w:r>
        <w:rPr>
          <w:i/>
          <w:iCs/>
        </w:rPr>
        <w:t>Lecture d’information</w:t>
      </w:r>
      <w:r>
        <w:rPr/>
        <w:t xml:space="preserve"> : Informer sur la présence d’établissements sensibles dépendants du captage afin de caractériser les usages prioritaires.</w:t>
      </w:r>
    </w:p>
    <w:p xmlns:wp14="http://schemas.microsoft.com/office/word/2010/wordml" w14:paraId="20E1BE93" wp14:textId="77777777">
      <w:pPr>
        <w:pStyle w:val="Compact"/>
        <w:numPr>
          <w:ilvl w:val="1"/>
          <w:numId w:val="1"/>
        </w:numPr>
        <w:rPr/>
      </w:pPr>
      <w:r>
        <w:rPr>
          <w:i/>
          <w:iCs/>
        </w:rPr>
        <w:t>Analyse décisionnelle (AMC)</w:t>
      </w:r>
      <w:r>
        <w:rPr/>
        <w:t xml:space="preserve"> : Évaluer l’importance stratégique de la ressource en eau pour les services essentiels, un nombre élevé augmentant la criticité.</w:t>
      </w:r>
    </w:p>
    <w:p xmlns:wp14="http://schemas.microsoft.com/office/word/2010/wordml" w14:paraId="2A26EB1B" wp14:textId="77777777">
      <w:pPr>
        <w:pStyle w:val="FirstParagraph"/>
        <w:rPr/>
      </w:pPr>
      <w:r>
        <w:rPr>
          <w:b/>
          <w:bCs/>
        </w:rPr>
        <w:t>Groupe d’indicateur : Niveau infrastructures</w:t>
      </w:r>
    </w:p>
    <w:p xmlns:wp14="http://schemas.microsoft.com/office/word/2010/wordml" w14:paraId="192AFD3E" wp14:textId="77777777">
      <w:pPr>
        <w:pStyle w:val="Compact"/>
        <w:numPr>
          <w:ilvl w:val="0"/>
          <w:numId w:val="1"/>
        </w:numPr>
        <w:rPr/>
      </w:pPr>
      <w:r>
        <w:rPr>
          <w:b/>
          <w:bCs/>
        </w:rPr>
        <w:t>Longueur réseau</w:t>
      </w:r>
    </w:p>
    <w:p xmlns:wp14="http://schemas.microsoft.com/office/word/2010/wordml" w14:paraId="341E0B80" wp14:textId="77777777">
      <w:pPr>
        <w:pStyle w:val="Compact"/>
        <w:numPr>
          <w:ilvl w:val="1"/>
          <w:numId w:val="1"/>
        </w:numPr>
        <w:rPr/>
      </w:pPr>
      <w:r>
        <w:rPr>
          <w:i/>
          <w:iCs/>
        </w:rPr>
        <w:t>Lecture d’information</w:t>
      </w:r>
      <w:r>
        <w:rPr/>
        <w:t xml:space="preserve"> : Informer sur l’étendue des réseaux d’adduction et de distribution dépendants du captage afin de caractériser l’importance des infrastructures alimentées.</w:t>
      </w:r>
    </w:p>
    <w:p xmlns:wp14="http://schemas.microsoft.com/office/word/2010/wordml" w14:paraId="1C9D1A35" wp14:textId="77777777">
      <w:pPr>
        <w:pStyle w:val="Compact"/>
        <w:numPr>
          <w:ilvl w:val="1"/>
          <w:numId w:val="1"/>
        </w:numPr>
        <w:rPr/>
      </w:pPr>
      <w:r>
        <w:rPr>
          <w:i/>
          <w:iCs/>
        </w:rPr>
        <w:t>Analyse décisionnelle (AMC)</w:t>
      </w:r>
      <w:r>
        <w:rPr/>
        <w:t xml:space="preserve"> : Évaluer l’importance stratégique des infrastructures dépendantes de la ressource en eau, un réseau étendu augmentant la criticité en cas de défaillance.</w:t>
      </w:r>
    </w:p>
    <w:p xmlns:wp14="http://schemas.microsoft.com/office/word/2010/wordml" w14:paraId="142D3A6C" wp14:textId="77777777">
      <w:pPr>
        <w:pStyle w:val="Compact"/>
        <w:numPr>
          <w:ilvl w:val="0"/>
          <w:numId w:val="1"/>
        </w:numPr>
        <w:rPr/>
      </w:pPr>
      <w:r>
        <w:rPr>
          <w:b/>
          <w:bCs/>
        </w:rPr>
        <w:t>Capacité réservoir</w:t>
      </w:r>
    </w:p>
    <w:p xmlns:wp14="http://schemas.microsoft.com/office/word/2010/wordml" w14:paraId="1A510D56" wp14:textId="77777777">
      <w:pPr>
        <w:pStyle w:val="Compact"/>
        <w:numPr>
          <w:ilvl w:val="1"/>
          <w:numId w:val="1"/>
        </w:numPr>
        <w:rPr/>
      </w:pPr>
      <w:r>
        <w:rPr>
          <w:i/>
          <w:iCs/>
        </w:rPr>
        <w:t>Lecture d’information</w:t>
      </w:r>
      <w:r>
        <w:rPr/>
        <w:t xml:space="preserve"> : Informer sur la capacité de stockage d’eau associée au captage afin de comprendre la capacité de régulation du système.</w:t>
      </w:r>
    </w:p>
    <w:p xmlns:wp14="http://schemas.microsoft.com/office/word/2010/wordml" w14:paraId="549F3EA3" wp14:textId="77777777">
      <w:pPr>
        <w:pStyle w:val="Compact"/>
        <w:numPr>
          <w:ilvl w:val="1"/>
          <w:numId w:val="1"/>
        </w:numPr>
        <w:rPr/>
      </w:pPr>
      <w:r>
        <w:rPr>
          <w:i/>
          <w:iCs/>
        </w:rPr>
        <w:t>Analyse décisionnelle (AMC)</w:t>
      </w:r>
      <w:r>
        <w:rPr/>
        <w:t xml:space="preserve"> : Évaluer la résilience de la ressource en eau face aux aléas, un faible stockage augmentant la criticité.</w:t>
      </w:r>
    </w:p>
    <w:p xmlns:wp14="http://schemas.microsoft.com/office/word/2010/wordml" w14:paraId="53A941FE" wp14:textId="77777777">
      <w:pPr>
        <w:pStyle w:val="FirstParagraph"/>
        <w:rPr/>
      </w:pPr>
      <w:r>
        <w:rPr>
          <w:b/>
          <w:bCs/>
        </w:rPr>
        <w:t>Groupe d’indicateur : Sécurité sanitaire et règlementaire</w:t>
      </w:r>
    </w:p>
    <w:p xmlns:wp14="http://schemas.microsoft.com/office/word/2010/wordml" w14:paraId="1909F629" wp14:textId="77777777">
      <w:pPr>
        <w:pStyle w:val="Compact"/>
        <w:numPr>
          <w:ilvl w:val="0"/>
          <w:numId w:val="1"/>
        </w:numPr>
        <w:rPr/>
      </w:pPr>
      <w:r>
        <w:rPr>
          <w:b/>
          <w:bCs/>
        </w:rPr>
        <w:t>Traitement</w:t>
      </w:r>
    </w:p>
    <w:p xmlns:wp14="http://schemas.microsoft.com/office/word/2010/wordml" w14:paraId="7BAB62C6" wp14:textId="77777777">
      <w:pPr>
        <w:pStyle w:val="Compact"/>
        <w:numPr>
          <w:ilvl w:val="1"/>
          <w:numId w:val="1"/>
        </w:numPr>
        <w:rPr/>
      </w:pPr>
      <w:r>
        <w:rPr>
          <w:i/>
          <w:iCs/>
        </w:rPr>
        <w:t>Lecture d’information</w:t>
      </w:r>
      <w:r>
        <w:rPr/>
        <w:t xml:space="preserve"> : Informer sur le niveau de traitement appliqué à l’eau avant distribution afin de caractériser la sécurisation sanitaire du captage.</w:t>
      </w:r>
    </w:p>
    <w:p xmlns:wp14="http://schemas.microsoft.com/office/word/2010/wordml" w14:paraId="233432CE" wp14:textId="77777777">
      <w:pPr>
        <w:pStyle w:val="Compact"/>
        <w:numPr>
          <w:ilvl w:val="1"/>
          <w:numId w:val="1"/>
        </w:numPr>
        <w:rPr/>
      </w:pPr>
      <w:r>
        <w:rPr>
          <w:i/>
          <w:iCs/>
        </w:rPr>
        <w:t>Analyse décisionnelle (AMC)</w:t>
      </w:r>
      <w:r>
        <w:rPr/>
        <w:t xml:space="preserve"> : Évaluer les risques liés à la qualité de la ressource en eau, une absence ou insuffisance de traitement augmentant la criticité sanitaire.</w:t>
      </w:r>
    </w:p>
    <w:p xmlns:wp14="http://schemas.microsoft.com/office/word/2010/wordml" w14:paraId="61B8BB94" wp14:textId="77777777">
      <w:pPr>
        <w:pStyle w:val="Compact"/>
        <w:numPr>
          <w:ilvl w:val="0"/>
          <w:numId w:val="1"/>
        </w:numPr>
        <w:rPr/>
      </w:pPr>
      <w:r>
        <w:rPr>
          <w:b/>
          <w:bCs/>
        </w:rPr>
        <w:t>Statut AODPE</w:t>
      </w:r>
    </w:p>
    <w:p xmlns:wp14="http://schemas.microsoft.com/office/word/2010/wordml" w14:paraId="7DF63648" wp14:textId="77777777">
      <w:pPr>
        <w:pStyle w:val="Compact"/>
        <w:numPr>
          <w:ilvl w:val="1"/>
          <w:numId w:val="1"/>
        </w:numPr>
        <w:rPr/>
      </w:pPr>
      <w:r>
        <w:rPr>
          <w:i/>
          <w:iCs/>
        </w:rPr>
        <w:t>Lecture d’information</w:t>
      </w:r>
      <w:r>
        <w:rPr/>
        <w:t xml:space="preserve"> : Informer sur le statut réglementaire du prélèvement d’eau afin de caractériser la conformité administrative du captage.</w:t>
      </w:r>
    </w:p>
    <w:p xmlns:wp14="http://schemas.microsoft.com/office/word/2010/wordml" w14:paraId="30BE9BC9" wp14:textId="77777777">
      <w:pPr>
        <w:pStyle w:val="Compact"/>
        <w:numPr>
          <w:ilvl w:val="1"/>
          <w:numId w:val="1"/>
        </w:numPr>
        <w:rPr/>
      </w:pPr>
      <w:r>
        <w:rPr>
          <w:i/>
          <w:iCs/>
        </w:rPr>
        <w:t>Analyse décisionnelle (AMC)</w:t>
      </w:r>
      <w:r>
        <w:rPr/>
        <w:t xml:space="preserve"> : Évaluer les risques réglementaires liés à la ressource en eau, une absence d’autorisation augmentant la criticité.</w:t>
      </w:r>
    </w:p>
    <w:p xmlns:wp14="http://schemas.microsoft.com/office/word/2010/wordml" w14:paraId="55384EC4" wp14:textId="77777777">
      <w:pPr>
        <w:pStyle w:val="Compact"/>
        <w:numPr>
          <w:ilvl w:val="0"/>
          <w:numId w:val="1"/>
        </w:numPr>
        <w:rPr/>
      </w:pPr>
      <w:r>
        <w:rPr>
          <w:b/>
          <w:bCs/>
        </w:rPr>
        <w:t>Statut PPE</w:t>
      </w:r>
    </w:p>
    <w:p xmlns:wp14="http://schemas.microsoft.com/office/word/2010/wordml" w14:paraId="7CF33D71" wp14:textId="77777777">
      <w:pPr>
        <w:pStyle w:val="Compact"/>
        <w:numPr>
          <w:ilvl w:val="1"/>
          <w:numId w:val="1"/>
        </w:numPr>
        <w:rPr/>
      </w:pPr>
      <w:r>
        <w:rPr>
          <w:i/>
          <w:iCs/>
        </w:rPr>
        <w:t>Lecture d’information</w:t>
      </w:r>
      <w:r>
        <w:rPr/>
        <w:t xml:space="preserve"> : Informer sur le niveau de protection réglementaire du captage afin de comprendre son niveau de sécurisation face aux pressions.</w:t>
      </w:r>
    </w:p>
    <w:p xmlns:wp14="http://schemas.microsoft.com/office/word/2010/wordml" w14:paraId="646B0E7D" wp14:textId="77777777">
      <w:pPr>
        <w:pStyle w:val="Compact"/>
        <w:numPr>
          <w:ilvl w:val="1"/>
          <w:numId w:val="1"/>
        </w:numPr>
        <w:rPr/>
      </w:pPr>
      <w:r>
        <w:rPr>
          <w:i/>
          <w:iCs/>
        </w:rPr>
        <w:t>Analyse décisionnelle (AMC)</w:t>
      </w:r>
      <w:r>
        <w:rPr/>
        <w:t xml:space="preserve"> : Évaluer la vulnérabilité de la ressource en eau face aux pressions extérieures, une absence de protection augmentant la criticité.</w:t>
      </w:r>
    </w:p>
    <w:p xmlns:wp14="http://schemas.microsoft.com/office/word/2010/wordml" w14:paraId="12801BB7" wp14:textId="77777777">
      <w:pPr>
        <w:pStyle w:val="Compact"/>
        <w:numPr>
          <w:ilvl w:val="0"/>
          <w:numId w:val="1"/>
        </w:numPr>
        <w:rPr/>
      </w:pPr>
      <w:r>
        <w:rPr>
          <w:b/>
          <w:bCs/>
        </w:rPr>
        <w:t>Statut du foncier</w:t>
      </w:r>
    </w:p>
    <w:p xmlns:wp14="http://schemas.microsoft.com/office/word/2010/wordml" w14:paraId="3223BA4E" wp14:textId="77777777">
      <w:pPr>
        <w:pStyle w:val="Compact"/>
        <w:numPr>
          <w:ilvl w:val="1"/>
          <w:numId w:val="1"/>
        </w:numPr>
        <w:rPr/>
      </w:pPr>
      <w:r>
        <w:rPr>
          <w:i/>
          <w:iCs/>
        </w:rPr>
        <w:t>Lecture d’information</w:t>
      </w:r>
      <w:r>
        <w:rPr/>
        <w:t xml:space="preserve"> : Informer sur le contexte foncier du captage afin de caractériser les conditions d’accès et de gestion.</w:t>
      </w:r>
    </w:p>
    <w:p xmlns:wp14="http://schemas.microsoft.com/office/word/2010/wordml" w14:paraId="40F11637" wp14:textId="77777777">
      <w:pPr>
        <w:pStyle w:val="Compact"/>
        <w:numPr>
          <w:ilvl w:val="1"/>
          <w:numId w:val="1"/>
        </w:numPr>
        <w:rPr/>
      </w:pPr>
      <w:r>
        <w:rPr>
          <w:i/>
          <w:iCs/>
        </w:rPr>
        <w:t>Analyse décisionnelle (AMC)</w:t>
      </w:r>
      <w:r>
        <w:rPr/>
        <w:t xml:space="preserve"> : Évaluer les contraintes foncières pouvant affecter la gestion de la ressource en eau, certaines situations augmentant la criticité.</w:t>
      </w:r>
    </w:p>
    <w:p xmlns:wp14="http://schemas.microsoft.com/office/word/2010/wordml" w14:paraId="10D4FF37" wp14:textId="77777777">
      <w:pPr>
        <w:pStyle w:val="FirstParagraph"/>
        <w:rPr/>
      </w:pPr>
      <w:r>
        <w:rPr>
          <w:b/>
          <w:bCs/>
        </w:rPr>
        <w:t>Groupe d’indicateur : Vulnérabilité structurelle</w:t>
      </w:r>
    </w:p>
    <w:p xmlns:wp14="http://schemas.microsoft.com/office/word/2010/wordml" w14:paraId="014E893F" wp14:textId="77777777">
      <w:pPr>
        <w:pStyle w:val="Compact"/>
        <w:numPr>
          <w:ilvl w:val="0"/>
          <w:numId w:val="1"/>
        </w:numPr>
        <w:rPr/>
      </w:pPr>
      <w:r>
        <w:rPr>
          <w:b/>
          <w:bCs/>
        </w:rPr>
        <w:t>Interconnexion</w:t>
      </w:r>
    </w:p>
    <w:p xmlns:wp14="http://schemas.microsoft.com/office/word/2010/wordml" w14:paraId="22649BBF" wp14:textId="77777777">
      <w:pPr>
        <w:pStyle w:val="Compact"/>
        <w:numPr>
          <w:ilvl w:val="1"/>
          <w:numId w:val="1"/>
        </w:numPr>
        <w:rPr/>
      </w:pPr>
      <w:r>
        <w:rPr>
          <w:i/>
          <w:iCs/>
        </w:rPr>
        <w:t>Lecture d’information</w:t>
      </w:r>
      <w:r>
        <w:rPr/>
        <w:t xml:space="preserve"> : Informer sur la présence ou l’absence de connexions avec d’autres réseaux d’eau afin de comprendre les possibilités de secours.</w:t>
      </w:r>
    </w:p>
    <w:p xmlns:wp14="http://schemas.microsoft.com/office/word/2010/wordml" w14:paraId="7C97336A" wp14:textId="77777777">
      <w:pPr>
        <w:pStyle w:val="Compact"/>
        <w:numPr>
          <w:ilvl w:val="1"/>
          <w:numId w:val="1"/>
        </w:numPr>
        <w:rPr/>
      </w:pPr>
      <w:r>
        <w:rPr>
          <w:i/>
          <w:iCs/>
        </w:rPr>
        <w:t>Analyse décisionnelle (AMC)</w:t>
      </w:r>
      <w:r>
        <w:rPr/>
        <w:t xml:space="preserve"> : Évaluer la sécurisation de la ressource en eau, l’absence d’interconnexion augmentant la criticité en cas de défaillance.</w:t>
      </w:r>
    </w:p>
    <w:p xmlns:wp14="http://schemas.microsoft.com/office/word/2010/wordml" w14:paraId="099F7DE9" wp14:textId="77777777">
      <w:pPr>
        <w:pStyle w:val="Compact"/>
        <w:numPr>
          <w:ilvl w:val="0"/>
          <w:numId w:val="1"/>
        </w:numPr>
        <w:rPr/>
      </w:pPr>
      <w:r>
        <w:rPr>
          <w:b/>
          <w:bCs/>
        </w:rPr>
        <w:t>Type ouvrage</w:t>
      </w:r>
    </w:p>
    <w:p xmlns:wp14="http://schemas.microsoft.com/office/word/2010/wordml" w14:paraId="6226C89F" wp14:textId="77777777">
      <w:pPr>
        <w:pStyle w:val="Compact"/>
        <w:numPr>
          <w:ilvl w:val="1"/>
          <w:numId w:val="1"/>
        </w:numPr>
        <w:rPr/>
      </w:pPr>
      <w:r>
        <w:rPr>
          <w:i/>
          <w:iCs/>
        </w:rPr>
        <w:t>Lecture d’information</w:t>
      </w:r>
      <w:r>
        <w:rPr/>
        <w:t xml:space="preserve"> : Informer sur le type d’ouvrage de captage afin de caractériser ses caractéristiques techniques.</w:t>
      </w:r>
    </w:p>
    <w:p xmlns:wp14="http://schemas.microsoft.com/office/word/2010/wordml" w14:paraId="7DDC52E8" wp14:textId="77777777">
      <w:pPr>
        <w:pStyle w:val="Compact"/>
        <w:numPr>
          <w:ilvl w:val="1"/>
          <w:numId w:val="1"/>
        </w:numPr>
        <w:rPr/>
      </w:pPr>
      <w:r>
        <w:rPr>
          <w:i/>
          <w:iCs/>
        </w:rPr>
        <w:t>Analyse décisionnelle (AMC)</w:t>
      </w:r>
      <w:r>
        <w:rPr/>
        <w:t xml:space="preserve"> : Évaluer la vulnérabilité intrinsèque de la ressource en eau, certains types d’ouvrages augmentant la criticité.</w:t>
      </w:r>
      <w:bookmarkEnd w:id="44"/>
    </w:p>
    <w:p xmlns:wp14="http://schemas.microsoft.com/office/word/2010/wordml" w14:paraId="11AD32E9" wp14:textId="77777777">
      <w:pPr>
        <w:pStyle w:val="Heading4"/>
        <w:rPr/>
      </w:pPr>
      <w:bookmarkStart w:name="thème-enjeux-environnementaux" w:id="45"/>
      <w:r>
        <w:rPr/>
        <w:t>6.1.2 Thème : Enjeux Environnementaux</w:t>
      </w:r>
    </w:p>
    <w:p xmlns:wp14="http://schemas.microsoft.com/office/word/2010/wordml" w14:paraId="2D612B78" wp14:textId="77777777">
      <w:pPr>
        <w:pStyle w:val="FirstParagraph"/>
        <w:rPr/>
      </w:pPr>
      <w:r>
        <w:rPr>
          <w:b/>
          <w:bCs/>
        </w:rPr>
        <w:t>Groupe d’indicateur : Zone naturelle</w:t>
      </w:r>
    </w:p>
    <w:p xmlns:wp14="http://schemas.microsoft.com/office/word/2010/wordml" w14:paraId="38186E6C" wp14:textId="77777777">
      <w:pPr>
        <w:pStyle w:val="Compact"/>
        <w:numPr>
          <w:ilvl w:val="0"/>
          <w:numId w:val="1"/>
        </w:numPr>
        <w:rPr/>
      </w:pPr>
      <w:r>
        <w:rPr>
          <w:b/>
          <w:bCs/>
        </w:rPr>
        <w:t>Occupation sol (couvert végétal)</w:t>
      </w:r>
    </w:p>
    <w:p xmlns:wp14="http://schemas.microsoft.com/office/word/2010/wordml" w14:paraId="328EFB07" wp14:textId="77777777">
      <w:pPr>
        <w:pStyle w:val="Compact"/>
        <w:numPr>
          <w:ilvl w:val="1"/>
          <w:numId w:val="1"/>
        </w:numPr>
        <w:rPr/>
      </w:pPr>
      <w:r>
        <w:rPr>
          <w:i/>
          <w:iCs/>
        </w:rPr>
        <w:t>Lecture d’information</w:t>
      </w:r>
      <w:r>
        <w:rPr/>
        <w:t xml:space="preserve"> : Informer sur la couverture végétale du bassin versant afin de caractériser l’état du milieu.</w:t>
      </w:r>
    </w:p>
    <w:p xmlns:wp14="http://schemas.microsoft.com/office/word/2010/wordml" w14:paraId="10C349DE" wp14:textId="77777777">
      <w:pPr>
        <w:pStyle w:val="Compact"/>
        <w:numPr>
          <w:ilvl w:val="1"/>
          <w:numId w:val="1"/>
        </w:numPr>
        <w:rPr/>
      </w:pPr>
      <w:r>
        <w:rPr>
          <w:i/>
          <w:iCs/>
        </w:rPr>
        <w:t>Analyse décisionnelle (AMC)</w:t>
      </w:r>
      <w:r>
        <w:rPr/>
        <w:t xml:space="preserve"> : Évaluer la capacité du milieu à limiter les transferts vers la ressource en eau, une faible couverture augmentant la criticité.</w:t>
      </w:r>
    </w:p>
    <w:p xmlns:wp14="http://schemas.microsoft.com/office/word/2010/wordml" w14:paraId="5E8A2CF7" wp14:textId="77777777">
      <w:pPr>
        <w:pStyle w:val="Compact"/>
        <w:numPr>
          <w:ilvl w:val="0"/>
          <w:numId w:val="1"/>
        </w:numPr>
        <w:rPr/>
      </w:pPr>
      <w:r>
        <w:rPr>
          <w:b/>
          <w:bCs/>
        </w:rPr>
        <w:t>Occupation sol (couvert forestier)</w:t>
      </w:r>
    </w:p>
    <w:p xmlns:wp14="http://schemas.microsoft.com/office/word/2010/wordml" w14:paraId="735B2C99" wp14:textId="77777777">
      <w:pPr>
        <w:pStyle w:val="Compact"/>
        <w:numPr>
          <w:ilvl w:val="1"/>
          <w:numId w:val="1"/>
        </w:numPr>
        <w:rPr/>
      </w:pPr>
      <w:r>
        <w:rPr>
          <w:i/>
          <w:iCs/>
        </w:rPr>
        <w:t>Lecture d’information</w:t>
      </w:r>
      <w:r>
        <w:rPr/>
        <w:t xml:space="preserve"> : Informer sur la couverture forestière afin de caractériser le niveau de protection naturelle.</w:t>
      </w:r>
    </w:p>
    <w:p xmlns:wp14="http://schemas.microsoft.com/office/word/2010/wordml" w14:paraId="611D9375" wp14:textId="77777777">
      <w:pPr>
        <w:pStyle w:val="Compact"/>
        <w:numPr>
          <w:ilvl w:val="1"/>
          <w:numId w:val="1"/>
        </w:numPr>
        <w:rPr/>
      </w:pPr>
      <w:r>
        <w:rPr>
          <w:i/>
          <w:iCs/>
        </w:rPr>
        <w:t>Analyse décisionnelle (AMC)</w:t>
      </w:r>
      <w:r>
        <w:rPr/>
        <w:t xml:space="preserve"> : Évaluer le rôle protecteur de la forêt sur la ressource en eau, une faible couverture augmentant la criticité.</w:t>
      </w:r>
    </w:p>
    <w:p xmlns:wp14="http://schemas.microsoft.com/office/word/2010/wordml" w14:paraId="7E321D4D" wp14:textId="77777777">
      <w:pPr>
        <w:pStyle w:val="FirstParagraph"/>
        <w:rPr/>
      </w:pPr>
      <w:r>
        <w:rPr>
          <w:b/>
          <w:bCs/>
        </w:rPr>
        <w:t>Groupe d’indicateur : Zones protégés</w:t>
      </w:r>
    </w:p>
    <w:p xmlns:wp14="http://schemas.microsoft.com/office/word/2010/wordml" w14:paraId="59523121" wp14:textId="77777777">
      <w:pPr>
        <w:pStyle w:val="Compact"/>
        <w:numPr>
          <w:ilvl w:val="0"/>
          <w:numId w:val="1"/>
        </w:numPr>
        <w:rPr/>
      </w:pPr>
      <w:r>
        <w:rPr>
          <w:b/>
          <w:bCs/>
        </w:rPr>
        <w:t>Zones UNESCO</w:t>
      </w:r>
    </w:p>
    <w:p xmlns:wp14="http://schemas.microsoft.com/office/word/2010/wordml" w14:paraId="2618EDAF" wp14:textId="77777777">
      <w:pPr>
        <w:pStyle w:val="Compact"/>
        <w:numPr>
          <w:ilvl w:val="1"/>
          <w:numId w:val="1"/>
        </w:numPr>
        <w:rPr/>
      </w:pPr>
      <w:r>
        <w:rPr>
          <w:i/>
          <w:iCs/>
        </w:rPr>
        <w:t>Lecture d’information</w:t>
      </w:r>
      <w:r>
        <w:rPr/>
        <w:t xml:space="preserve"> : Informer sur la présence de zones inscrites au patrimoine mondial de l’UNESCO dans le bassin versant afin de caractériser les enjeux environnementaux, patrimoniaux et les opportunités de valorisation et de financement associées.</w:t>
      </w:r>
    </w:p>
    <w:p xmlns:wp14="http://schemas.microsoft.com/office/word/2010/wordml" w14:paraId="0E72B32F" wp14:textId="77777777">
      <w:pPr>
        <w:pStyle w:val="Compact"/>
        <w:numPr>
          <w:ilvl w:val="1"/>
          <w:numId w:val="1"/>
        </w:numPr>
        <w:rPr/>
      </w:pPr>
      <w:r>
        <w:rPr>
          <w:i/>
          <w:iCs/>
        </w:rPr>
        <w:t>Analyse décisionnelle (AMC)</w:t>
      </w:r>
      <w:r>
        <w:rPr/>
        <w:t xml:space="preserve"> : Évaluer l’effet de la présence de zones UNESCO sur la ressource en eau en termes de préservation du milieu et de potentiel d’accès à des financements internationaux, une forte couverture pouvant réduire la criticité environnementale tout en augmentant l’intérêt stratégique du captage.</w:t>
      </w:r>
    </w:p>
    <w:p xmlns:wp14="http://schemas.microsoft.com/office/word/2010/wordml" w14:paraId="1A13901C" wp14:textId="77777777">
      <w:pPr>
        <w:pStyle w:val="Compact"/>
        <w:numPr>
          <w:ilvl w:val="0"/>
          <w:numId w:val="1"/>
        </w:numPr>
        <w:rPr/>
      </w:pPr>
      <w:r>
        <w:rPr>
          <w:b/>
          <w:bCs/>
        </w:rPr>
        <w:t>Zones protégées provinciales</w:t>
      </w:r>
    </w:p>
    <w:p xmlns:wp14="http://schemas.microsoft.com/office/word/2010/wordml" w14:paraId="18FDD8BF" wp14:textId="77777777">
      <w:pPr>
        <w:pStyle w:val="Compact"/>
        <w:numPr>
          <w:ilvl w:val="1"/>
          <w:numId w:val="1"/>
        </w:numPr>
        <w:rPr/>
      </w:pPr>
      <w:r>
        <w:rPr>
          <w:i/>
          <w:iCs/>
        </w:rPr>
        <w:t>Lecture d’information</w:t>
      </w:r>
      <w:r>
        <w:rPr/>
        <w:t xml:space="preserve"> : Informer sur la présence de zones protégées provinciales afin de caractériser le niveau de protection environnementale du bassin versant ainsi que les opportunités de gestion et de financement associées.</w:t>
      </w:r>
    </w:p>
    <w:p xmlns:wp14="http://schemas.microsoft.com/office/word/2010/wordml" w14:paraId="7B09303E" wp14:textId="77777777">
      <w:pPr>
        <w:pStyle w:val="Compact"/>
        <w:numPr>
          <w:ilvl w:val="1"/>
          <w:numId w:val="1"/>
        </w:numPr>
        <w:rPr/>
      </w:pPr>
      <w:r>
        <w:rPr>
          <w:i/>
          <w:iCs/>
        </w:rPr>
        <w:t>Analyse décisionnelle (AMC)</w:t>
      </w:r>
      <w:r>
        <w:rPr/>
        <w:t xml:space="preserve"> : Évaluer l’effet des dispositifs de protection réglementaire sur la préservation de la ressource en eau et sur le potentiel de mobilisation de financements, une forte présence contribuant à réduire la criticité liée aux pressions et à renforcer l’intérêt stratégique du territoire.</w:t>
      </w:r>
    </w:p>
    <w:p xmlns:wp14="http://schemas.microsoft.com/office/word/2010/wordml" w14:paraId="526319E8" wp14:textId="77777777">
      <w:pPr>
        <w:pStyle w:val="Compact"/>
        <w:numPr>
          <w:ilvl w:val="0"/>
          <w:numId w:val="1"/>
        </w:numPr>
        <w:rPr/>
      </w:pPr>
      <w:r>
        <w:rPr>
          <w:b/>
          <w:bCs/>
        </w:rPr>
        <w:t>KBA / ZICO</w:t>
      </w:r>
    </w:p>
    <w:p xmlns:wp14="http://schemas.microsoft.com/office/word/2010/wordml" w14:paraId="004526B6" wp14:textId="77777777">
      <w:pPr>
        <w:pStyle w:val="Compact"/>
        <w:numPr>
          <w:ilvl w:val="1"/>
          <w:numId w:val="1"/>
        </w:numPr>
        <w:rPr/>
      </w:pPr>
      <w:r>
        <w:rPr>
          <w:i/>
          <w:iCs/>
        </w:rPr>
        <w:t>Lecture d’information</w:t>
      </w:r>
      <w:r>
        <w:rPr/>
        <w:t xml:space="preserve"> : Informer sur la présence de zones à forte valeur écologique reconnues internationalement (KBA/ZICO) afin de caractériser les enjeux de biodiversité et les opportunités de financement associées.</w:t>
      </w:r>
    </w:p>
    <w:p xmlns:wp14="http://schemas.microsoft.com/office/word/2010/wordml" w14:paraId="23D9C625" wp14:textId="77777777">
      <w:pPr>
        <w:pStyle w:val="Compact"/>
        <w:numPr>
          <w:ilvl w:val="1"/>
          <w:numId w:val="1"/>
        </w:numPr>
        <w:rPr/>
      </w:pPr>
      <w:r>
        <w:rPr>
          <w:i/>
          <w:iCs/>
        </w:rPr>
        <w:t>Analyse décisionnelle (AMC)</w:t>
      </w:r>
      <w:r>
        <w:rPr/>
        <w:t xml:space="preserve"> : Évaluer le rôle de ces zones dans la préservation de la ressource en eau et dans l’accès à des dispositifs de financement environnementaux, une forte présence pouvant réduire la criticité écologique tout en augmentant l’intérêt stratégique du bassin versant.</w:t>
      </w:r>
    </w:p>
    <w:p xmlns:wp14="http://schemas.microsoft.com/office/word/2010/wordml" w14:paraId="4F8D96BA" wp14:textId="77777777">
      <w:pPr>
        <w:pStyle w:val="Compact"/>
        <w:numPr>
          <w:ilvl w:val="0"/>
          <w:numId w:val="1"/>
        </w:numPr>
        <w:rPr/>
      </w:pPr>
      <w:r>
        <w:rPr>
          <w:b/>
          <w:bCs/>
        </w:rPr>
        <w:t>Espèces rares et menacées dont forêt sèche</w:t>
      </w:r>
    </w:p>
    <w:p xmlns:wp14="http://schemas.microsoft.com/office/word/2010/wordml" w14:paraId="773D774A" wp14:textId="77777777">
      <w:pPr>
        <w:pStyle w:val="Compact"/>
        <w:numPr>
          <w:ilvl w:val="1"/>
          <w:numId w:val="1"/>
        </w:numPr>
        <w:rPr/>
      </w:pPr>
      <w:r>
        <w:rPr>
          <w:i/>
          <w:iCs/>
        </w:rPr>
        <w:t>Lecture d’information</w:t>
      </w:r>
      <w:r>
        <w:rPr/>
        <w:t xml:space="preserve"> : Informer sur la présence d’écosystèmes sensibles afin de caractériser les enjeux écologiques du territoire.</w:t>
      </w:r>
    </w:p>
    <w:p xmlns:wp14="http://schemas.microsoft.com/office/word/2010/wordml" w14:paraId="6700B9C8" wp14:textId="77777777">
      <w:pPr>
        <w:pStyle w:val="Compact"/>
        <w:numPr>
          <w:ilvl w:val="1"/>
          <w:numId w:val="1"/>
        </w:numPr>
        <w:rPr/>
      </w:pPr>
      <w:r>
        <w:rPr>
          <w:i/>
          <w:iCs/>
        </w:rPr>
        <w:t>Analyse décisionnelle (AMC)</w:t>
      </w:r>
      <w:r>
        <w:rPr/>
        <w:t xml:space="preserve"> : Évaluer le rôle des milieux sensibles dans la protection de la ressource en eau, une forte présence réduisant la criticité.</w:t>
      </w:r>
      <w:bookmarkEnd w:id="43"/>
      <w:bookmarkEnd w:id="45"/>
    </w:p>
    <w:p xmlns:wp14="http://schemas.microsoft.com/office/word/2010/wordml" w14:paraId="76CB4DC0" wp14:textId="77777777">
      <w:pPr>
        <w:pStyle w:val="Heading3"/>
        <w:rPr/>
      </w:pPr>
      <w:bookmarkStart w:name="indicateurs-de-la-famille-menace" w:id="46"/>
      <w:r>
        <w:rPr/>
        <w:t>6.2 Indicateurs de la famille : Menace</w:t>
      </w:r>
    </w:p>
    <w:p xmlns:wp14="http://schemas.microsoft.com/office/word/2010/wordml" w14:paraId="25E70DFA" wp14:textId="77777777">
      <w:pPr>
        <w:pStyle w:val="Heading4"/>
        <w:rPr/>
      </w:pPr>
      <w:bookmarkStart w:name="thème-menaces-anthropiques" w:id="47"/>
      <w:r>
        <w:rPr/>
        <w:t>6.2.1 Thème : MENACES ANTHROPIQUES</w:t>
      </w:r>
    </w:p>
    <w:p xmlns:wp14="http://schemas.microsoft.com/office/word/2010/wordml" w14:paraId="6C132451" wp14:textId="77777777">
      <w:pPr>
        <w:pStyle w:val="FirstParagraph"/>
        <w:rPr/>
      </w:pPr>
      <w:r>
        <w:rPr>
          <w:b/>
          <w:bCs/>
        </w:rPr>
        <w:t>Groupe d’indicateur : Activités à risque</w:t>
      </w:r>
    </w:p>
    <w:p xmlns:wp14="http://schemas.microsoft.com/office/word/2010/wordml" w14:paraId="223B5F2A" wp14:textId="77777777">
      <w:pPr>
        <w:pStyle w:val="Compact"/>
        <w:numPr>
          <w:ilvl w:val="0"/>
          <w:numId w:val="1"/>
        </w:numPr>
        <w:rPr/>
      </w:pPr>
      <w:r>
        <w:rPr>
          <w:b/>
          <w:bCs/>
        </w:rPr>
        <w:t>Occupation sol (surfaces agricoles)</w:t>
      </w:r>
    </w:p>
    <w:p xmlns:wp14="http://schemas.microsoft.com/office/word/2010/wordml" w14:paraId="016CB34F" wp14:textId="77777777">
      <w:pPr>
        <w:pStyle w:val="Compact"/>
        <w:numPr>
          <w:ilvl w:val="1"/>
          <w:numId w:val="1"/>
        </w:numPr>
        <w:rPr/>
      </w:pPr>
      <w:r>
        <w:rPr>
          <w:i/>
          <w:iCs/>
        </w:rPr>
        <w:t>Lecture d’information</w:t>
      </w:r>
      <w:r>
        <w:rPr/>
        <w:t xml:space="preserve"> : Informer sur l’emprise agricole du territoire afin de caractériser les usages du sol.</w:t>
      </w:r>
    </w:p>
    <w:p xmlns:wp14="http://schemas.microsoft.com/office/word/2010/wordml" w14:paraId="5E311E13" wp14:textId="77777777">
      <w:pPr>
        <w:pStyle w:val="Compact"/>
        <w:numPr>
          <w:ilvl w:val="1"/>
          <w:numId w:val="1"/>
        </w:numPr>
        <w:rPr/>
      </w:pPr>
      <w:r>
        <w:rPr>
          <w:i/>
          <w:iCs/>
        </w:rPr>
        <w:t>Analyse décisionnelle (AMC)</w:t>
      </w:r>
      <w:r>
        <w:rPr/>
        <w:t xml:space="preserve"> : Évaluer les pressions diffuses exercées sur la ressource en eau, une forte emprise agricole augmentant la criticité.</w:t>
      </w:r>
    </w:p>
    <w:p xmlns:wp14="http://schemas.microsoft.com/office/word/2010/wordml" w14:paraId="1CCF2711" wp14:textId="77777777">
      <w:pPr>
        <w:pStyle w:val="Compact"/>
        <w:numPr>
          <w:ilvl w:val="0"/>
          <w:numId w:val="1"/>
        </w:numPr>
        <w:rPr/>
      </w:pPr>
      <w:r>
        <w:rPr>
          <w:b/>
          <w:bCs/>
        </w:rPr>
        <w:t>ICPE</w:t>
      </w:r>
    </w:p>
    <w:p xmlns:wp14="http://schemas.microsoft.com/office/word/2010/wordml" w14:paraId="67F428D8" wp14:textId="77777777">
      <w:pPr>
        <w:pStyle w:val="Compact"/>
        <w:numPr>
          <w:ilvl w:val="1"/>
          <w:numId w:val="1"/>
        </w:numPr>
        <w:rPr/>
      </w:pPr>
      <w:r>
        <w:rPr>
          <w:i/>
          <w:iCs/>
        </w:rPr>
        <w:t>Lecture d’information</w:t>
      </w:r>
      <w:r>
        <w:rPr/>
        <w:t xml:space="preserve"> : Informer sur la présence d’activités à risque afin de caractériser les sources potentielles de pollution.</w:t>
      </w:r>
    </w:p>
    <w:p xmlns:wp14="http://schemas.microsoft.com/office/word/2010/wordml" w14:paraId="158D58E1" wp14:textId="77777777">
      <w:pPr>
        <w:pStyle w:val="Compact"/>
        <w:numPr>
          <w:ilvl w:val="1"/>
          <w:numId w:val="1"/>
        </w:numPr>
        <w:rPr/>
      </w:pPr>
      <w:r>
        <w:rPr>
          <w:i/>
          <w:iCs/>
        </w:rPr>
        <w:t>Analyse décisionnelle (AMC)</w:t>
      </w:r>
      <w:r>
        <w:rPr/>
        <w:t xml:space="preserve"> : Évaluer les pressions industrielles sur la ressource en eau, une forte densité augmentant la criticité.</w:t>
      </w:r>
    </w:p>
    <w:p xmlns:wp14="http://schemas.microsoft.com/office/word/2010/wordml" w14:paraId="79B05A7B" wp14:textId="77777777">
      <w:pPr>
        <w:pStyle w:val="Compact"/>
        <w:numPr>
          <w:ilvl w:val="0"/>
          <w:numId w:val="1"/>
        </w:numPr>
        <w:rPr/>
      </w:pPr>
      <w:r>
        <w:rPr>
          <w:b/>
          <w:bCs/>
        </w:rPr>
        <w:t>Zone d’exploitation minière</w:t>
      </w:r>
    </w:p>
    <w:p xmlns:wp14="http://schemas.microsoft.com/office/word/2010/wordml" w14:paraId="7B153416" wp14:textId="77777777">
      <w:pPr>
        <w:pStyle w:val="Compact"/>
        <w:numPr>
          <w:ilvl w:val="1"/>
          <w:numId w:val="1"/>
        </w:numPr>
        <w:rPr/>
      </w:pPr>
      <w:r>
        <w:rPr>
          <w:i/>
          <w:iCs/>
        </w:rPr>
        <w:t>Lecture d’information</w:t>
      </w:r>
      <w:r>
        <w:rPr/>
        <w:t xml:space="preserve"> : Informer sur l’emprise minière afin de caractériser les activités extractives.</w:t>
      </w:r>
    </w:p>
    <w:p xmlns:wp14="http://schemas.microsoft.com/office/word/2010/wordml" w14:paraId="2F903F1C" wp14:textId="77777777">
      <w:pPr>
        <w:pStyle w:val="Compact"/>
        <w:numPr>
          <w:ilvl w:val="1"/>
          <w:numId w:val="1"/>
        </w:numPr>
        <w:rPr/>
      </w:pPr>
      <w:r>
        <w:rPr>
          <w:i/>
          <w:iCs/>
        </w:rPr>
        <w:t>Analyse décisionnelle (AMC)</w:t>
      </w:r>
      <w:r>
        <w:rPr/>
        <w:t xml:space="preserve"> : Évaluer les pressions fortes sur la ressource en eau, une emprise élevée augmentant la criticité.</w:t>
      </w:r>
    </w:p>
    <w:p xmlns:wp14="http://schemas.microsoft.com/office/word/2010/wordml" w14:paraId="72B4398B" wp14:textId="77777777">
      <w:pPr>
        <w:pStyle w:val="Compact"/>
        <w:numPr>
          <w:ilvl w:val="0"/>
          <w:numId w:val="1"/>
        </w:numPr>
        <w:rPr/>
      </w:pPr>
      <w:r>
        <w:rPr>
          <w:b/>
          <w:bCs/>
        </w:rPr>
        <w:t>Autres IOTA</w:t>
      </w:r>
    </w:p>
    <w:p xmlns:wp14="http://schemas.microsoft.com/office/word/2010/wordml" w14:paraId="04B843D4" wp14:textId="77777777">
      <w:pPr>
        <w:pStyle w:val="Compact"/>
        <w:numPr>
          <w:ilvl w:val="1"/>
          <w:numId w:val="1"/>
        </w:numPr>
        <w:rPr/>
      </w:pPr>
      <w:r>
        <w:rPr>
          <w:i/>
          <w:iCs/>
        </w:rPr>
        <w:t>Lecture d’information</w:t>
      </w:r>
      <w:r>
        <w:rPr/>
        <w:t xml:space="preserve"> : Informer sur la présence d’activités non réglementées afin de caractériser les pressions diffuses.</w:t>
      </w:r>
    </w:p>
    <w:p xmlns:wp14="http://schemas.microsoft.com/office/word/2010/wordml" w14:paraId="4047AF2A" wp14:textId="77777777">
      <w:pPr>
        <w:pStyle w:val="Compact"/>
        <w:numPr>
          <w:ilvl w:val="1"/>
          <w:numId w:val="1"/>
        </w:numPr>
        <w:rPr/>
      </w:pPr>
      <w:r>
        <w:rPr>
          <w:i/>
          <w:iCs/>
        </w:rPr>
        <w:t>Analyse décisionnelle (AMC)</w:t>
      </w:r>
      <w:r>
        <w:rPr/>
        <w:t xml:space="preserve"> : Évaluer les pressions non contrôlées sur la ressource en eau.</w:t>
      </w:r>
    </w:p>
    <w:p xmlns:wp14="http://schemas.microsoft.com/office/word/2010/wordml" w14:paraId="7F2EE145" wp14:textId="77777777">
      <w:pPr>
        <w:pStyle w:val="FirstParagraph"/>
        <w:rPr/>
      </w:pPr>
      <w:r>
        <w:rPr>
          <w:b/>
          <w:bCs/>
        </w:rPr>
        <w:t>Groupe d’indicateur : Infrastructures et usages</w:t>
      </w:r>
    </w:p>
    <w:p xmlns:wp14="http://schemas.microsoft.com/office/word/2010/wordml" w14:paraId="1265CCC7" wp14:textId="77777777">
      <w:pPr>
        <w:pStyle w:val="Compact"/>
        <w:numPr>
          <w:ilvl w:val="0"/>
          <w:numId w:val="1"/>
        </w:numPr>
        <w:rPr/>
      </w:pPr>
      <w:r>
        <w:rPr>
          <w:b/>
          <w:bCs/>
        </w:rPr>
        <w:t>Urbanisation</w:t>
      </w:r>
    </w:p>
    <w:p xmlns:wp14="http://schemas.microsoft.com/office/word/2010/wordml" w14:paraId="57DA182B" wp14:textId="77777777">
      <w:pPr>
        <w:pStyle w:val="Compact"/>
        <w:numPr>
          <w:ilvl w:val="1"/>
          <w:numId w:val="1"/>
        </w:numPr>
        <w:rPr/>
      </w:pPr>
      <w:r>
        <w:rPr>
          <w:i/>
          <w:iCs/>
        </w:rPr>
        <w:t>Lecture d’information</w:t>
      </w:r>
      <w:r>
        <w:rPr/>
        <w:t xml:space="preserve"> : Informer sur la présence de zones urbanisées afin de caractériser l’occupation du sol.</w:t>
      </w:r>
    </w:p>
    <w:p xmlns:wp14="http://schemas.microsoft.com/office/word/2010/wordml" w14:paraId="6BF00DED" wp14:textId="77777777">
      <w:pPr>
        <w:pStyle w:val="Compact"/>
        <w:numPr>
          <w:ilvl w:val="1"/>
          <w:numId w:val="1"/>
        </w:numPr>
        <w:rPr/>
      </w:pPr>
      <w:r>
        <w:rPr>
          <w:i/>
          <w:iCs/>
        </w:rPr>
        <w:t>Analyse décisionnelle (AMC)</w:t>
      </w:r>
      <w:r>
        <w:rPr/>
        <w:t xml:space="preserve"> : Évaluer l’artificialisation et ses impacts sur la ressource en eau.</w:t>
      </w:r>
    </w:p>
    <w:p xmlns:wp14="http://schemas.microsoft.com/office/word/2010/wordml" w14:paraId="23640F7D" wp14:textId="77777777">
      <w:pPr>
        <w:pStyle w:val="Compact"/>
        <w:numPr>
          <w:ilvl w:val="0"/>
          <w:numId w:val="1"/>
        </w:numPr>
        <w:rPr/>
      </w:pPr>
      <w:r>
        <w:rPr>
          <w:b/>
          <w:bCs/>
        </w:rPr>
        <w:t>Habitations</w:t>
      </w:r>
    </w:p>
    <w:p xmlns:wp14="http://schemas.microsoft.com/office/word/2010/wordml" w14:paraId="275E3935" wp14:textId="77777777">
      <w:pPr>
        <w:pStyle w:val="Compact"/>
        <w:numPr>
          <w:ilvl w:val="1"/>
          <w:numId w:val="1"/>
        </w:numPr>
        <w:rPr/>
      </w:pPr>
      <w:r>
        <w:rPr>
          <w:i/>
          <w:iCs/>
        </w:rPr>
        <w:t>Lecture d’information</w:t>
      </w:r>
      <w:r>
        <w:rPr/>
        <w:t xml:space="preserve"> : Informer sur la densité d’habitat afin de caractériser les pressions humaines.</w:t>
      </w:r>
    </w:p>
    <w:p xmlns:wp14="http://schemas.microsoft.com/office/word/2010/wordml" w14:paraId="51CBEDF9" wp14:textId="77777777">
      <w:pPr>
        <w:pStyle w:val="Compact"/>
        <w:numPr>
          <w:ilvl w:val="1"/>
          <w:numId w:val="1"/>
        </w:numPr>
        <w:rPr/>
      </w:pPr>
      <w:r>
        <w:rPr>
          <w:i/>
          <w:iCs/>
        </w:rPr>
        <w:t>Analyse décisionnelle (AMC)</w:t>
      </w:r>
      <w:r>
        <w:rPr/>
        <w:t xml:space="preserve"> : Évaluer la pression liée à la densité humaine sur la ressource en eau.</w:t>
      </w:r>
    </w:p>
    <w:p xmlns:wp14="http://schemas.microsoft.com/office/word/2010/wordml" w14:paraId="02B9437D" wp14:textId="77777777">
      <w:pPr>
        <w:pStyle w:val="Compact"/>
        <w:numPr>
          <w:ilvl w:val="0"/>
          <w:numId w:val="1"/>
        </w:numPr>
        <w:rPr/>
      </w:pPr>
      <w:r>
        <w:rPr>
          <w:b/>
          <w:bCs/>
        </w:rPr>
        <w:t>Franchissements</w:t>
      </w:r>
    </w:p>
    <w:p xmlns:wp14="http://schemas.microsoft.com/office/word/2010/wordml" w14:paraId="5BAB4EF3" wp14:textId="77777777">
      <w:pPr>
        <w:pStyle w:val="Compact"/>
        <w:numPr>
          <w:ilvl w:val="1"/>
          <w:numId w:val="1"/>
        </w:numPr>
        <w:rPr/>
      </w:pPr>
      <w:r>
        <w:rPr>
          <w:i/>
          <w:iCs/>
        </w:rPr>
        <w:t>Lecture d’information</w:t>
      </w:r>
      <w:r>
        <w:rPr/>
        <w:t xml:space="preserve"> : Informer sur la présence d’ouvrages de franchissement afin de caractériser les points de contact avec le réseau hydrographique.</w:t>
      </w:r>
    </w:p>
    <w:p xmlns:wp14="http://schemas.microsoft.com/office/word/2010/wordml" w14:paraId="0081CA1B" wp14:textId="77777777">
      <w:pPr>
        <w:pStyle w:val="Compact"/>
        <w:numPr>
          <w:ilvl w:val="1"/>
          <w:numId w:val="1"/>
        </w:numPr>
        <w:rPr/>
      </w:pPr>
      <w:r>
        <w:rPr>
          <w:i/>
          <w:iCs/>
        </w:rPr>
        <w:t>Analyse décisionnelle (AMC)</w:t>
      </w:r>
      <w:r>
        <w:rPr/>
        <w:t xml:space="preserve"> : Évaluer les points de vulnérabilité pouvant impacter la ressource en eau.</w:t>
      </w:r>
    </w:p>
    <w:p xmlns:wp14="http://schemas.microsoft.com/office/word/2010/wordml" w14:paraId="7941EDB3" wp14:textId="77777777">
      <w:pPr>
        <w:pStyle w:val="Compact"/>
        <w:numPr>
          <w:ilvl w:val="0"/>
          <w:numId w:val="1"/>
        </w:numPr>
        <w:rPr/>
      </w:pPr>
      <w:r>
        <w:rPr>
          <w:b/>
          <w:bCs/>
        </w:rPr>
        <w:t>Linéaire routes</w:t>
      </w:r>
    </w:p>
    <w:p xmlns:wp14="http://schemas.microsoft.com/office/word/2010/wordml" w14:paraId="1528E283" wp14:textId="77777777">
      <w:pPr>
        <w:pStyle w:val="Compact"/>
        <w:numPr>
          <w:ilvl w:val="1"/>
          <w:numId w:val="1"/>
        </w:numPr>
        <w:rPr/>
      </w:pPr>
      <w:r>
        <w:rPr>
          <w:i/>
          <w:iCs/>
        </w:rPr>
        <w:t>Lecture d’information</w:t>
      </w:r>
      <w:r>
        <w:rPr/>
        <w:t xml:space="preserve"> : Informer sur le réseau routier afin de caractériser les infrastructures de transport.</w:t>
      </w:r>
    </w:p>
    <w:p xmlns:wp14="http://schemas.microsoft.com/office/word/2010/wordml" w14:paraId="7DE13221" wp14:textId="77777777">
      <w:pPr>
        <w:pStyle w:val="Compact"/>
        <w:numPr>
          <w:ilvl w:val="1"/>
          <w:numId w:val="1"/>
        </w:numPr>
        <w:rPr/>
      </w:pPr>
      <w:r>
        <w:rPr>
          <w:i/>
          <w:iCs/>
        </w:rPr>
        <w:t>Analyse décisionnelle (AMC)</w:t>
      </w:r>
      <w:r>
        <w:rPr/>
        <w:t xml:space="preserve"> : Évaluer les pressions liées aux infrastructures sur la ressource en eau.</w:t>
      </w:r>
    </w:p>
    <w:p xmlns:wp14="http://schemas.microsoft.com/office/word/2010/wordml" w14:paraId="2E63E614" wp14:textId="77777777">
      <w:pPr>
        <w:pStyle w:val="Compact"/>
        <w:numPr>
          <w:ilvl w:val="0"/>
          <w:numId w:val="1"/>
        </w:numPr>
        <w:rPr/>
      </w:pPr>
      <w:r>
        <w:rPr>
          <w:b/>
          <w:bCs/>
        </w:rPr>
        <w:t>Plan d’Urbanisme Directeur</w:t>
      </w:r>
    </w:p>
    <w:p xmlns:wp14="http://schemas.microsoft.com/office/word/2010/wordml" w14:paraId="6D5BF15D" wp14:textId="77777777">
      <w:pPr>
        <w:pStyle w:val="Compact"/>
        <w:numPr>
          <w:ilvl w:val="1"/>
          <w:numId w:val="1"/>
        </w:numPr>
        <w:rPr/>
      </w:pPr>
      <w:r>
        <w:rPr>
          <w:i/>
          <w:iCs/>
        </w:rPr>
        <w:t>Lecture d’information</w:t>
      </w:r>
      <w:r>
        <w:rPr/>
        <w:t xml:space="preserve"> : Informer sur les dynamiques d’aménagement du territoire afin de caractériser les évolutions futures.</w:t>
      </w:r>
    </w:p>
    <w:p xmlns:wp14="http://schemas.microsoft.com/office/word/2010/wordml" w14:paraId="1E7E3D1F" wp14:textId="77777777">
      <w:pPr>
        <w:pStyle w:val="Compact"/>
        <w:numPr>
          <w:ilvl w:val="0"/>
          <w:numId w:val="1"/>
        </w:numPr>
        <w:rPr/>
      </w:pPr>
      <w:r>
        <w:rPr>
          <w:b/>
          <w:bCs/>
        </w:rPr>
        <w:t>Nombre de prélèvement AODPE</w:t>
      </w:r>
    </w:p>
    <w:p xmlns:wp14="http://schemas.microsoft.com/office/word/2010/wordml" w14:paraId="1AF14219" wp14:textId="77777777">
      <w:pPr>
        <w:pStyle w:val="Compact"/>
        <w:numPr>
          <w:ilvl w:val="1"/>
          <w:numId w:val="1"/>
        </w:numPr>
        <w:rPr/>
      </w:pPr>
      <w:r>
        <w:rPr>
          <w:i/>
          <w:iCs/>
        </w:rPr>
        <w:t>Lecture d’information</w:t>
      </w:r>
      <w:r>
        <w:rPr/>
        <w:t xml:space="preserve"> : Informer sur le nombre de prélèvements autorisés afin de caractériser les usages.</w:t>
      </w:r>
    </w:p>
    <w:p xmlns:wp14="http://schemas.microsoft.com/office/word/2010/wordml" w14:paraId="2CCE8072" wp14:textId="77777777">
      <w:pPr>
        <w:pStyle w:val="Compact"/>
        <w:numPr>
          <w:ilvl w:val="0"/>
          <w:numId w:val="1"/>
        </w:numPr>
        <w:rPr/>
      </w:pPr>
      <w:r>
        <w:rPr>
          <w:b/>
          <w:bCs/>
        </w:rPr>
        <w:t>Volume des prélèvements AODPE</w:t>
      </w:r>
    </w:p>
    <w:p xmlns:wp14="http://schemas.microsoft.com/office/word/2010/wordml" w14:paraId="00EACFE4" wp14:textId="77777777">
      <w:pPr>
        <w:pStyle w:val="Compact"/>
        <w:numPr>
          <w:ilvl w:val="1"/>
          <w:numId w:val="1"/>
        </w:numPr>
        <w:rPr/>
      </w:pPr>
      <w:r>
        <w:rPr>
          <w:i/>
          <w:iCs/>
        </w:rPr>
        <w:t>Lecture d’information</w:t>
      </w:r>
      <w:r>
        <w:rPr/>
        <w:t xml:space="preserve"> : Informer sur les volumes prélevés afin de caractériser l’intensité des usages.</w:t>
      </w:r>
    </w:p>
    <w:p xmlns:wp14="http://schemas.microsoft.com/office/word/2010/wordml" w14:paraId="042AAA50" wp14:textId="77777777">
      <w:pPr>
        <w:pStyle w:val="Compact"/>
        <w:numPr>
          <w:ilvl w:val="1"/>
          <w:numId w:val="1"/>
        </w:numPr>
        <w:rPr/>
      </w:pPr>
      <w:r>
        <w:rPr>
          <w:i/>
          <w:iCs/>
        </w:rPr>
        <w:t>Analyse décisionnelle (AMC)</w:t>
      </w:r>
      <w:r>
        <w:rPr/>
        <w:t xml:space="preserve"> : Évaluer la pression quantitative sur la ressource en eau.</w:t>
      </w:r>
      <w:bookmarkEnd w:id="47"/>
    </w:p>
    <w:p xmlns:wp14="http://schemas.microsoft.com/office/word/2010/wordml" w14:paraId="57883EF7" wp14:textId="77777777">
      <w:pPr>
        <w:pStyle w:val="Heading4"/>
        <w:rPr/>
      </w:pPr>
      <w:bookmarkStart w:name="thème-menaces-naturelles" w:id="48"/>
      <w:r>
        <w:rPr/>
        <w:t>6.2.2 Thème : MENACES NATURELLES</w:t>
      </w:r>
    </w:p>
    <w:p xmlns:wp14="http://schemas.microsoft.com/office/word/2010/wordml" w14:paraId="0B51CED8" wp14:textId="77777777">
      <w:pPr>
        <w:pStyle w:val="FirstParagraph"/>
        <w:rPr/>
      </w:pPr>
      <w:r>
        <w:rPr>
          <w:b/>
          <w:bCs/>
        </w:rPr>
        <w:t>Groupe d’indicateur : Perturbations environnementales</w:t>
      </w:r>
    </w:p>
    <w:p xmlns:wp14="http://schemas.microsoft.com/office/word/2010/wordml" w14:paraId="262AB630" wp14:textId="77777777">
      <w:pPr>
        <w:pStyle w:val="Compact"/>
        <w:numPr>
          <w:ilvl w:val="0"/>
          <w:numId w:val="1"/>
        </w:numPr>
        <w:rPr/>
      </w:pPr>
      <w:r>
        <w:rPr>
          <w:b/>
          <w:bCs/>
        </w:rPr>
        <w:t>Incendies cumulés</w:t>
      </w:r>
    </w:p>
    <w:p xmlns:wp14="http://schemas.microsoft.com/office/word/2010/wordml" w14:paraId="596E70D3" wp14:textId="77777777">
      <w:pPr>
        <w:pStyle w:val="Compact"/>
        <w:numPr>
          <w:ilvl w:val="1"/>
          <w:numId w:val="1"/>
        </w:numPr>
        <w:rPr/>
      </w:pPr>
      <w:r>
        <w:rPr>
          <w:i/>
          <w:iCs/>
        </w:rPr>
        <w:t>Lecture d’information</w:t>
      </w:r>
      <w:r>
        <w:rPr/>
        <w:t xml:space="preserve"> : Informer sur l’historique des incendies afin de caractériser les perturbations du milieu.</w:t>
      </w:r>
    </w:p>
    <w:p xmlns:wp14="http://schemas.microsoft.com/office/word/2010/wordml" w14:paraId="3ED1A101" wp14:textId="77777777">
      <w:pPr>
        <w:pStyle w:val="Compact"/>
        <w:numPr>
          <w:ilvl w:val="1"/>
          <w:numId w:val="1"/>
        </w:numPr>
        <w:rPr/>
      </w:pPr>
      <w:r>
        <w:rPr>
          <w:i/>
          <w:iCs/>
        </w:rPr>
        <w:t>Analyse décisionnelle (AMC)</w:t>
      </w:r>
      <w:r>
        <w:rPr/>
        <w:t xml:space="preserve"> : Évaluer l’impact des incendies sur la dégradation de la ressource en eau, une forte surface brûlée augmentant la criticité.</w:t>
      </w:r>
    </w:p>
    <w:p xmlns:wp14="http://schemas.microsoft.com/office/word/2010/wordml" w14:paraId="61606023" wp14:textId="77777777">
      <w:pPr>
        <w:pStyle w:val="Compact"/>
        <w:numPr>
          <w:ilvl w:val="0"/>
          <w:numId w:val="1"/>
        </w:numPr>
        <w:rPr/>
      </w:pPr>
      <w:r>
        <w:rPr>
          <w:b/>
          <w:bCs/>
        </w:rPr>
        <w:t>Surface érosion</w:t>
      </w:r>
    </w:p>
    <w:p xmlns:wp14="http://schemas.microsoft.com/office/word/2010/wordml" w14:paraId="78513D05" wp14:textId="77777777">
      <w:pPr>
        <w:pStyle w:val="Compact"/>
        <w:numPr>
          <w:ilvl w:val="1"/>
          <w:numId w:val="1"/>
        </w:numPr>
        <w:rPr/>
      </w:pPr>
      <w:r>
        <w:rPr>
          <w:i/>
          <w:iCs/>
        </w:rPr>
        <w:t>Lecture d’information</w:t>
      </w:r>
      <w:r>
        <w:rPr/>
        <w:t xml:space="preserve"> : Informer sur les zones érodées afin de caractériser la dégradation des sols.</w:t>
      </w:r>
    </w:p>
    <w:p xmlns:wp14="http://schemas.microsoft.com/office/word/2010/wordml" w14:paraId="67F44090" wp14:textId="77777777">
      <w:pPr>
        <w:pStyle w:val="Compact"/>
        <w:numPr>
          <w:ilvl w:val="0"/>
          <w:numId w:val="1"/>
        </w:numPr>
        <w:rPr/>
      </w:pPr>
      <w:r>
        <w:rPr>
          <w:b/>
          <w:bCs/>
        </w:rPr>
        <w:t>Terrain nu</w:t>
      </w:r>
    </w:p>
    <w:p xmlns:wp14="http://schemas.microsoft.com/office/word/2010/wordml" w14:paraId="3E1CE7DB" wp14:textId="77777777">
      <w:pPr>
        <w:pStyle w:val="Compact"/>
        <w:numPr>
          <w:ilvl w:val="1"/>
          <w:numId w:val="1"/>
        </w:numPr>
        <w:rPr/>
      </w:pPr>
      <w:r>
        <w:rPr>
          <w:i/>
          <w:iCs/>
        </w:rPr>
        <w:t>Lecture d’information</w:t>
      </w:r>
      <w:r>
        <w:rPr/>
        <w:t xml:space="preserve"> : Informer sur la présence de surfaces dévégétalisées afin de caractériser la dégradation du milieu.</w:t>
      </w:r>
    </w:p>
    <w:p xmlns:wp14="http://schemas.microsoft.com/office/word/2010/wordml" w14:paraId="5278A7DF" wp14:textId="77777777">
      <w:pPr>
        <w:pStyle w:val="Compact"/>
        <w:numPr>
          <w:ilvl w:val="1"/>
          <w:numId w:val="1"/>
        </w:numPr>
        <w:rPr/>
      </w:pPr>
      <w:r>
        <w:rPr>
          <w:i/>
          <w:iCs/>
        </w:rPr>
        <w:t>Analyse décisionnelle (AMC)</w:t>
      </w:r>
      <w:r>
        <w:rPr/>
        <w:t xml:space="preserve"> : Évaluer les transferts de polluants et sédiments vers la ressource en eau, une forte présence augmentant la criticité.</w:t>
      </w:r>
    </w:p>
    <w:p xmlns:wp14="http://schemas.microsoft.com/office/word/2010/wordml" w14:paraId="68086BF1" wp14:textId="77777777">
      <w:pPr>
        <w:pStyle w:val="Compact"/>
        <w:numPr>
          <w:ilvl w:val="0"/>
          <w:numId w:val="1"/>
        </w:numPr>
        <w:rPr/>
      </w:pPr>
      <w:r>
        <w:rPr>
          <w:b/>
          <w:bCs/>
        </w:rPr>
        <w:t>Espèces exotiques envahissantes (EEE)</w:t>
      </w:r>
    </w:p>
    <w:p xmlns:wp14="http://schemas.microsoft.com/office/word/2010/wordml" w14:paraId="008D701B" wp14:textId="77777777">
      <w:pPr>
        <w:pStyle w:val="Compact"/>
        <w:numPr>
          <w:ilvl w:val="1"/>
          <w:numId w:val="1"/>
        </w:numPr>
        <w:rPr/>
      </w:pPr>
      <w:r>
        <w:rPr>
          <w:i/>
          <w:iCs/>
        </w:rPr>
        <w:t>Lecture d’information</w:t>
      </w:r>
      <w:r>
        <w:rPr/>
        <w:t xml:space="preserve"> : Informer sur la présence d’espèces envahissantes afin de caractériser les perturbations écologiques.</w:t>
      </w:r>
    </w:p>
    <w:p xmlns:wp14="http://schemas.microsoft.com/office/word/2010/wordml" w14:paraId="2193207D" wp14:textId="77777777">
      <w:pPr>
        <w:pStyle w:val="Compact"/>
        <w:numPr>
          <w:ilvl w:val="1"/>
          <w:numId w:val="1"/>
        </w:numPr>
        <w:rPr/>
      </w:pPr>
      <w:r>
        <w:rPr>
          <w:i/>
          <w:iCs/>
        </w:rPr>
        <w:t>Analyse décisionnelle (AMC)</w:t>
      </w:r>
      <w:r>
        <w:rPr/>
        <w:t xml:space="preserve"> : Évaluer la pression écologique exercée sur la ressource en eau.</w:t>
      </w:r>
    </w:p>
    <w:p xmlns:wp14="http://schemas.microsoft.com/office/word/2010/wordml" w14:paraId="028CC296" wp14:textId="77777777">
      <w:pPr>
        <w:pStyle w:val="FirstParagraph"/>
        <w:rPr/>
      </w:pPr>
      <w:r>
        <w:rPr>
          <w:b/>
          <w:bCs/>
        </w:rPr>
        <w:t>Groupe d’indicateur : Sensibilité naturelle</w:t>
      </w:r>
    </w:p>
    <w:p xmlns:wp14="http://schemas.microsoft.com/office/word/2010/wordml" w14:paraId="264F9602" wp14:textId="77777777">
      <w:pPr>
        <w:pStyle w:val="Compact"/>
        <w:numPr>
          <w:ilvl w:val="0"/>
          <w:numId w:val="1"/>
        </w:numPr>
        <w:rPr/>
      </w:pPr>
      <w:r>
        <w:rPr>
          <w:b/>
          <w:bCs/>
        </w:rPr>
        <w:t>Glissement terrain</w:t>
      </w:r>
    </w:p>
    <w:p xmlns:wp14="http://schemas.microsoft.com/office/word/2010/wordml" w14:paraId="0596EADB" wp14:textId="77777777">
      <w:pPr>
        <w:pStyle w:val="Compact"/>
        <w:numPr>
          <w:ilvl w:val="1"/>
          <w:numId w:val="1"/>
        </w:numPr>
        <w:rPr/>
      </w:pPr>
      <w:r>
        <w:rPr>
          <w:i/>
          <w:iCs/>
        </w:rPr>
        <w:t>Lecture d’information</w:t>
      </w:r>
      <w:r>
        <w:rPr/>
        <w:t xml:space="preserve"> : Informer sur les zones à risque de glissement afin de caractériser l’instabilité du terrain.</w:t>
      </w:r>
    </w:p>
    <w:p xmlns:wp14="http://schemas.microsoft.com/office/word/2010/wordml" w14:paraId="01C3636C" wp14:textId="77777777">
      <w:pPr>
        <w:pStyle w:val="Compact"/>
        <w:numPr>
          <w:ilvl w:val="1"/>
          <w:numId w:val="1"/>
        </w:numPr>
        <w:rPr/>
      </w:pPr>
      <w:r>
        <w:rPr>
          <w:i/>
          <w:iCs/>
        </w:rPr>
        <w:t>Analyse décisionnelle (AMC)</w:t>
      </w:r>
      <w:r>
        <w:rPr/>
        <w:t xml:space="preserve"> : Évaluer les perturbations potentielles de la ressource en eau liées à l’instabilité des sols.</w:t>
      </w:r>
    </w:p>
    <w:p xmlns:wp14="http://schemas.microsoft.com/office/word/2010/wordml" w14:paraId="5A12BD52" wp14:textId="77777777">
      <w:pPr>
        <w:pStyle w:val="Compact"/>
        <w:numPr>
          <w:ilvl w:val="0"/>
          <w:numId w:val="1"/>
        </w:numPr>
        <w:rPr/>
      </w:pPr>
      <w:r>
        <w:rPr>
          <w:b/>
          <w:bCs/>
        </w:rPr>
        <w:t>Géologie</w:t>
      </w:r>
    </w:p>
    <w:p xmlns:wp14="http://schemas.microsoft.com/office/word/2010/wordml" w14:paraId="47645C14" wp14:textId="77777777">
      <w:pPr>
        <w:pStyle w:val="Compact"/>
        <w:numPr>
          <w:ilvl w:val="1"/>
          <w:numId w:val="1"/>
        </w:numPr>
        <w:rPr/>
      </w:pPr>
      <w:r>
        <w:rPr>
          <w:i/>
          <w:iCs/>
        </w:rPr>
        <w:t>Lecture d’information</w:t>
      </w:r>
      <w:r>
        <w:rPr/>
        <w:t xml:space="preserve"> : Informer sur les propriétés géologiques des sols afin de caractériser leur comportement hydrologique.</w:t>
      </w:r>
    </w:p>
    <w:p xmlns:wp14="http://schemas.microsoft.com/office/word/2010/wordml" w14:paraId="5E9FA079" wp14:textId="77777777">
      <w:pPr>
        <w:pStyle w:val="Compact"/>
        <w:numPr>
          <w:ilvl w:val="0"/>
          <w:numId w:val="1"/>
        </w:numPr>
        <w:rPr/>
      </w:pPr>
      <w:r>
        <w:rPr>
          <w:b/>
          <w:bCs/>
        </w:rPr>
        <w:t>Vulnérabilité intrinsèque des eaux souterraines</w:t>
      </w:r>
    </w:p>
    <w:p xmlns:wp14="http://schemas.microsoft.com/office/word/2010/wordml" w14:paraId="781DBEF8" wp14:textId="77777777">
      <w:pPr>
        <w:pStyle w:val="Compact"/>
        <w:numPr>
          <w:ilvl w:val="1"/>
          <w:numId w:val="1"/>
        </w:numPr>
        <w:rPr/>
      </w:pPr>
      <w:r>
        <w:rPr>
          <w:i/>
          <w:iCs/>
        </w:rPr>
        <w:t>Lecture d’information</w:t>
      </w:r>
      <w:r>
        <w:rPr/>
        <w:t xml:space="preserve"> : Informer sur la sensibilité naturelle des aquifères.</w:t>
      </w:r>
    </w:p>
    <w:p xmlns:wp14="http://schemas.microsoft.com/office/word/2010/wordml" w14:paraId="2A2F65FC" wp14:textId="77777777">
      <w:pPr>
        <w:pStyle w:val="Compact"/>
        <w:numPr>
          <w:ilvl w:val="1"/>
          <w:numId w:val="1"/>
        </w:numPr>
        <w:rPr/>
      </w:pPr>
      <w:r>
        <w:rPr>
          <w:i/>
          <w:iCs/>
        </w:rPr>
        <w:t>Analyse décisionnelle (AMC)</w:t>
      </w:r>
      <w:r>
        <w:rPr/>
        <w:t xml:space="preserve"> : Évaluer la vulnérabilité de la ressource en eau aux infiltrations et contaminations.</w:t>
      </w:r>
    </w:p>
    <w:p xmlns:wp14="http://schemas.microsoft.com/office/word/2010/wordml" w14:paraId="32168B20" wp14:textId="77777777">
      <w:pPr>
        <w:pStyle w:val="Compact"/>
        <w:numPr>
          <w:ilvl w:val="0"/>
          <w:numId w:val="1"/>
        </w:numPr>
        <w:rPr/>
      </w:pPr>
      <w:r>
        <w:rPr>
          <w:b/>
          <w:bCs/>
        </w:rPr>
        <w:t>BBR</w:t>
      </w:r>
    </w:p>
    <w:p xmlns:wp14="http://schemas.microsoft.com/office/word/2010/wordml" w14:paraId="3D32DDFA" wp14:textId="77777777">
      <w:pPr>
        <w:pStyle w:val="Compact"/>
        <w:numPr>
          <w:ilvl w:val="1"/>
          <w:numId w:val="1"/>
        </w:numPr>
        <w:rPr/>
      </w:pPr>
      <w:r>
        <w:rPr>
          <w:i/>
          <w:iCs/>
        </w:rPr>
        <w:t>Lecture d’information</w:t>
      </w:r>
      <w:r>
        <w:rPr/>
        <w:t xml:space="preserve"> : Informer sur l’équilibre entre ressource disponible et besoins.</w:t>
      </w:r>
    </w:p>
    <w:p xmlns:wp14="http://schemas.microsoft.com/office/word/2010/wordml" w14:paraId="4EBFFE09" wp14:textId="77777777">
      <w:pPr>
        <w:pStyle w:val="Compact"/>
        <w:numPr>
          <w:ilvl w:val="1"/>
          <w:numId w:val="1"/>
        </w:numPr>
        <w:rPr/>
      </w:pPr>
      <w:r>
        <w:rPr>
          <w:i/>
          <w:iCs/>
        </w:rPr>
        <w:t>Analyse décisionnelle (AMC)</w:t>
      </w:r>
      <w:r>
        <w:rPr/>
        <w:t xml:space="preserve"> : Évaluer les tensions sur la ressource en eau, un déficit augmentant fortement la criticité.</w:t>
      </w:r>
    </w:p>
    <w:p xmlns:wp14="http://schemas.microsoft.com/office/word/2010/wordml" w14:paraId="7E894CD1" wp14:textId="77777777">
      <w:pPr>
        <w:pStyle w:val="Compact"/>
        <w:numPr>
          <w:ilvl w:val="0"/>
          <w:numId w:val="1"/>
        </w:numPr>
        <w:rPr/>
      </w:pPr>
      <w:r>
        <w:rPr>
          <w:b/>
          <w:bCs/>
        </w:rPr>
        <w:t>Pluviométrie</w:t>
      </w:r>
    </w:p>
    <w:p xmlns:wp14="http://schemas.microsoft.com/office/word/2010/wordml" w14:paraId="3A9EAB33" wp14:textId="77777777">
      <w:pPr>
        <w:pStyle w:val="Compact"/>
        <w:numPr>
          <w:ilvl w:val="1"/>
          <w:numId w:val="1"/>
        </w:numPr>
        <w:rPr/>
      </w:pPr>
      <w:r>
        <w:rPr>
          <w:i/>
          <w:iCs/>
        </w:rPr>
        <w:t>Lecture d’information</w:t>
      </w:r>
      <w:r>
        <w:rPr/>
        <w:t xml:space="preserve"> : Informer sur les apports en eau liés aux précipitations.</w:t>
      </w:r>
      <w:bookmarkEnd w:id="42"/>
      <w:bookmarkEnd w:id="46"/>
      <w:bookmarkEnd w:id="48"/>
    </w:p>
    <w:p xmlns:wp14="http://schemas.microsoft.com/office/word/2010/wordml" w14:paraId="3B69571C" wp14:textId="77777777">
      <w:pPr>
        <w:pStyle w:val="FirstParagraph"/>
      </w:pPr>
      <w:r w:rsidR="6F78660E">
        <w:rPr/>
        <w:t xml:space="preserve">Un corpus de fiches détaillées des indicateurs (format PDF) est aussi disponible en annexe </w:t>
      </w:r>
      <w:commentRangeStart w:id="587743481"/>
      <w:r w:rsidRPr="6F78660E" w:rsidR="6F78660E">
        <w:rPr>
          <w:b w:val="1"/>
          <w:bCs w:val="1"/>
        </w:rPr>
        <w:t>?@sec-CataloguefichesInd</w:t>
      </w:r>
      <w:commentRangeEnd w:id="587743481"/>
      <w:r>
        <w:rPr>
          <w:rStyle w:val="CommentReference"/>
        </w:rPr>
        <w:commentReference w:id="587743481"/>
      </w:r>
      <w:r w:rsidR="6F78660E">
        <w:rPr/>
        <w:t>. Chaque fiche précise la définition, les objectifs, la méthode de calcul, les sources de données et les vigilances associées.</w:t>
      </w:r>
    </w:p>
    <w:p xmlns:wp14="http://schemas.microsoft.com/office/word/2010/wordml" w14:paraId="72D29468" wp14:textId="77777777">
      <w:pPr>
        <w:pStyle w:val="Normal"/>
        <w:rPr/>
      </w:pPr>
      <w:r>
        <w:rPr/>
        <mc:AlternateContent>
          <mc:Choice Requires="wps">
            <w:drawing>
              <wp:inline xmlns:wp14="http://schemas.microsoft.com/office/word/2010/wordprocessingDrawing" distT="0" distB="0" distL="0" distR="0" wp14:anchorId="2006B9F4" wp14:editId="7777777">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w14:anchorId="4B188909">
              <v:rect id="shape_0" style="position:absolute;margin-left:0pt;margin-top:-1.55pt;width:467.95pt;height:1.45pt;mso-wrap-style:none;v-text-anchor:middle;mso-position-horizontal:center;mso-position-vertical:top" o:allowincell="f" fillcolor="white" stroked="t">
                <v:fill type="solid" color2="black" o:detectmouseclick="t"/>
                <v:stroke color="black" joinstyle="round" endcap="flat"/>
                <w10:wrap type="topAndBottom"/>
              </v:rect>
            </w:pict>
          </mc:Fallback>
        </mc:AlternateContent>
      </w:r>
    </w:p>
    <w:p xmlns:wp14="http://schemas.microsoft.com/office/word/2010/wordml" w14:paraId="44EAFD9C" wp14:textId="77777777">
      <w:pPr>
        <w:pStyle w:val="Normal"/>
        <w:rPr/>
      </w:pPr>
      <w:r>
        <w:rPr/>
      </w:r>
      <w:bookmarkEnd w:id="41"/>
      <w:r>
        <w:br w:type="page"/>
      </w:r>
    </w:p>
    <w:p xmlns:wp14="http://schemas.microsoft.com/office/word/2010/wordml" w:rsidP="6F78660E" w14:paraId="40E8C68C" wp14:textId="77777777">
      <w:pPr>
        <w:pStyle w:val="Heading2"/>
        <w:spacing w:before="0" w:after="0"/>
        <w:rPr>
          <w:highlight w:val="yellow"/>
          <w:rPrChange w:author="Marjolaine DAVID" w:date="2026-09-02T05:10:03.11Z" w:id="1616675126"/>
        </w:rPr>
      </w:pPr>
      <w:bookmarkStart w:name="__RefHeading___Toc6565_4257709489" w:id="49"/>
      <w:bookmarkStart w:name="sec-profil-utilisateur" w:id="50"/>
      <w:bookmarkEnd w:id="49"/>
      <w:r w:rsidRPr="6F78660E" w:rsidR="6F78660E">
        <w:rPr>
          <w:highlight w:val="yellow"/>
          <w:rPrChange w:author="Marjolaine DAVID" w:date="2026-09-02T05:10:03.11Z" w16du:dateUtc="2026-09-02T05:10:03.11Z" w:id="1716504680"/>
        </w:rPr>
        <w:t>7 Profils utilisateurs et objectifs identifiés</w:t>
      </w:r>
    </w:p>
    <w:p xmlns:wp14="http://schemas.microsoft.com/office/word/2010/wordml" w14:paraId="12411630" wp14:textId="2D5684DF">
      <w:pPr>
        <w:pStyle w:val="FirstParagraph"/>
      </w:pPr>
      <w:r w:rsidR="6F78660E">
        <w:rPr/>
        <w:t>Nous avons pour le moment identifié 5 profils types ayant pour certain</w:t>
      </w:r>
      <w:ins w:author="Marjolaine DAVID" w:date="2026-09-02T05:08:23.147Z" w16du:dateUtc="2026-09-02T05:08:23.147Z" w:id="1506319475">
        <w:r w:rsidR="52279B18">
          <w:t>s</w:t>
        </w:r>
      </w:ins>
      <w:r w:rsidR="6F78660E">
        <w:rPr/>
        <w:t xml:space="preserve"> des objectifs basi</w:t>
      </w:r>
      <w:ins w:author="Marjolaine DAVID" w:date="2026-09-02T05:08:40.507Z" w16du:dateUtc="2026-09-02T05:08:40.507Z" w:id="1340694889">
        <w:r w:rsidR="5CE2E78D">
          <w:t>que</w:t>
        </w:r>
      </w:ins>
      <w:del w:author="Marjolaine DAVID" w:date="2026-09-02T05:08:39.996Z" w16du:dateUtc="2026-09-02T05:08:39.996Z" w:id="1526633657">
        <w:r w:rsidDel="6F78660E">
          <w:delText>c</w:delText>
        </w:r>
      </w:del>
      <w:r w:rsidR="6F78660E">
        <w:rPr/>
        <w:t>s de lecture d’information et pour d’autre</w:t>
      </w:r>
      <w:ins w:author="Marjolaine DAVID" w:date="2026-09-02T05:08:29.968Z" w16du:dateUtc="2026-09-02T05:08:29.968Z" w:id="177118848">
        <w:r w:rsidR="3D660203">
          <w:t>s</w:t>
        </w:r>
      </w:ins>
      <w:r w:rsidR="6F78660E">
        <w:rPr/>
        <w:t xml:space="preserve"> de manipulation et de pilotage d’analyse complexe des données.</w:t>
      </w:r>
      <w:bookmarkEnd w:id="50"/>
    </w:p>
    <w:p xmlns:wp14="http://schemas.microsoft.com/office/word/2010/wordml" w14:paraId="3200FBC6" wp14:textId="77777777">
      <w:pPr>
        <w:pStyle w:val="Heading2"/>
      </w:pPr>
      <w:bookmarkStart w:name="__RefHeading___Toc6567_4257709489" w:id="51"/>
      <w:bookmarkStart w:name="profil-1-public-averti" w:id="52"/>
      <w:bookmarkEnd w:id="51"/>
      <w:commentRangeStart w:id="1003324664"/>
      <w:r w:rsidR="6F78660E">
        <w:rPr/>
        <w:t>8</w:t>
      </w:r>
      <w:commentRangeEnd w:id="1003324664"/>
      <w:r>
        <w:rPr>
          <w:rStyle w:val="CommentReference"/>
        </w:rPr>
        <w:commentReference w:id="1003324664"/>
      </w:r>
      <w:r w:rsidR="6F78660E">
        <w:rPr/>
        <w:t xml:space="preserve"> Profil 1 : Public averti</w:t>
      </w:r>
    </w:p>
    <w:p xmlns:wp14="http://schemas.microsoft.com/office/word/2010/wordml" w14:paraId="5EC94F09" wp14:textId="77777777">
      <w:pPr>
        <w:pStyle w:val="FirstParagraph"/>
        <w:rPr/>
      </w:pPr>
      <w:r>
        <w:rPr>
          <w:b/>
          <w:bCs/>
        </w:rPr>
        <w:t>Description</w:t>
      </w:r>
      <w:r>
        <w:rPr/>
        <w:t xml:space="preserve"> — Citoyen, habitant ou journaliste souhaitant consulter la qualité de l’eau sur son territoire. Accès anonyme, interface simplifiée et filtrable, lecture seule stricte (aucun export, aucun partage).</w:t>
      </w:r>
    </w:p>
    <w:p xmlns:wp14="http://schemas.microsoft.com/office/word/2010/wordml" w14:paraId="1EA28145" wp14:textId="77777777">
      <w:pPr>
        <w:pStyle w:val="BodyText"/>
        <w:rPr/>
      </w:pPr>
      <w:r>
        <w:rPr>
          <w:b/>
          <w:bCs/>
        </w:rPr>
        <w:t>Objectifs</w:t>
      </w:r>
      <w:r>
        <w:rPr/>
        <w:t xml:space="preserve"> :</w:t>
      </w:r>
    </w:p>
    <w:p xmlns:wp14="http://schemas.microsoft.com/office/word/2010/wordml" w14:paraId="44AF77FD" wp14:textId="77777777">
      <w:pPr>
        <w:pStyle w:val="Compact"/>
        <w:numPr>
          <w:ilvl w:val="0"/>
          <w:numId w:val="200"/>
        </w:numPr>
        <w:rPr/>
      </w:pPr>
      <w:r>
        <w:rPr/>
        <w:t>Explorer la carte des captages et des bassins versants de sa commune</w:t>
      </w:r>
    </w:p>
    <w:p xmlns:wp14="http://schemas.microsoft.com/office/word/2010/wordml" w14:paraId="7FF6DA0A" wp14:textId="77777777">
      <w:pPr>
        <w:pStyle w:val="Compact"/>
        <w:numPr>
          <w:ilvl w:val="0"/>
          <w:numId w:val="76"/>
        </w:numPr>
        <w:rPr/>
      </w:pPr>
      <w:r>
        <w:rPr/>
        <w:t>Comprendre les indicateurs d’enjeux et de menaces grâce à des données chiffrées</w:t>
      </w:r>
    </w:p>
    <w:p xmlns:wp14="http://schemas.microsoft.com/office/word/2010/wordml" w14:paraId="1FA48139" wp14:textId="380E3942">
      <w:pPr>
        <w:pStyle w:val="Compact"/>
        <w:numPr>
          <w:ilvl w:val="0"/>
          <w:numId w:val="76"/>
        </w:numPr>
        <w:rPr/>
      </w:pPr>
      <w:r w:rsidR="6F78660E">
        <w:rPr/>
        <w:t xml:space="preserve">Accéder </w:t>
      </w:r>
      <w:r w:rsidR="6F78660E">
        <w:rPr/>
        <w:t>aux information</w:t>
      </w:r>
      <w:ins w:author="Marjolaine DAVID" w:date="2026-09-02T05:10:09.627Z" w16du:dateUtc="2026-09-02T05:10:09.627Z" w:id="2091685820">
        <w:r w:rsidR="225C4DCF">
          <w:t>s</w:t>
        </w:r>
      </w:ins>
      <w:r w:rsidR="6F78660E">
        <w:rPr/>
        <w:t xml:space="preserve"> de périmètres de protection et des zones où les risques sont présents</w:t>
      </w:r>
    </w:p>
    <w:p xmlns:wp14="http://schemas.microsoft.com/office/word/2010/wordml" w14:paraId="11F683AE" wp14:textId="77777777">
      <w:pPr>
        <w:pStyle w:val="Compact"/>
        <w:numPr>
          <w:ilvl w:val="0"/>
          <w:numId w:val="76"/>
        </w:numPr>
        <w:rPr/>
      </w:pPr>
      <w:r w:rsidR="6F78660E">
        <w:rPr/>
        <w:t xml:space="preserve">Consulter </w:t>
      </w:r>
      <w:r w:rsidR="6F78660E">
        <w:rPr/>
        <w:t>l</w:t>
      </w:r>
      <w:del w:author="Marjolaine DAVID" w:date="2026-09-02T05:10:14.134Z" w16du:dateUtc="2026-09-02T05:10:14.134Z" w:id="1278102055">
        <w:r w:rsidDel="6F78660E">
          <w:delText>l</w:delText>
        </w:r>
      </w:del>
      <w:r w:rsidR="6F78660E">
        <w:rPr/>
        <w:t>’état</w:t>
      </w:r>
      <w:r w:rsidR="6F78660E">
        <w:rPr/>
        <w:t xml:space="preserve"> de la ressource en eau potable sur son lieu de résidence</w:t>
      </w:r>
      <w:bookmarkEnd w:id="52"/>
    </w:p>
    <w:p xmlns:wp14="http://schemas.microsoft.com/office/word/2010/wordml" w14:paraId="181E8CD5" wp14:textId="77777777">
      <w:pPr>
        <w:pStyle w:val="Heading2"/>
        <w:rPr/>
      </w:pPr>
      <w:bookmarkStart w:name="__RefHeading___Toc6569_4257709489" w:id="53"/>
      <w:bookmarkStart w:name="profil-2-décideur-métier" w:id="54"/>
      <w:bookmarkEnd w:id="53"/>
      <w:r>
        <w:rPr/>
        <w:t>9 Profil 2 : Décideur métier</w:t>
      </w:r>
    </w:p>
    <w:p xmlns:wp14="http://schemas.microsoft.com/office/word/2010/wordml" w14:paraId="3ED94BA1" wp14:textId="77777777">
      <w:pPr>
        <w:pStyle w:val="FirstParagraph"/>
        <w:rPr/>
      </w:pPr>
      <w:r>
        <w:rPr>
          <w:b/>
          <w:bCs/>
        </w:rPr>
        <w:t>Description</w:t>
      </w:r>
      <w:r>
        <w:rPr/>
        <w:t xml:space="preserve"> — Élu, directeur de service ou président d’association disposant d’un pouvoir de décision. Utilise HydroScope pour piloter les orientations stratégiques et opérationnelles en matière de gestion de l’eau potable.</w:t>
      </w:r>
    </w:p>
    <w:p xmlns:wp14="http://schemas.microsoft.com/office/word/2010/wordml" w14:paraId="64A4E810" wp14:textId="77777777">
      <w:pPr>
        <w:pStyle w:val="BodyText"/>
        <w:rPr/>
      </w:pPr>
      <w:r>
        <w:rPr>
          <w:b/>
          <w:bCs/>
        </w:rPr>
        <w:t>Objectifs</w:t>
      </w:r>
      <w:r>
        <w:rPr/>
        <w:t xml:space="preserve"> :</w:t>
      </w:r>
    </w:p>
    <w:p xmlns:wp14="http://schemas.microsoft.com/office/word/2010/wordml" w14:paraId="3B96E4BF" wp14:textId="77777777">
      <w:pPr>
        <w:pStyle w:val="Compact"/>
        <w:numPr>
          <w:ilvl w:val="0"/>
          <w:numId w:val="201"/>
        </w:numPr>
        <w:rPr/>
      </w:pPr>
      <w:r>
        <w:rPr/>
        <w:t>Disposer d’une vue synthétique de la qualité de l’eau sur son territoire</w:t>
      </w:r>
    </w:p>
    <w:p xmlns:wp14="http://schemas.microsoft.com/office/word/2010/wordml" w14:paraId="7C04E9BD" wp14:textId="77777777">
      <w:pPr>
        <w:pStyle w:val="Compact"/>
        <w:numPr>
          <w:ilvl w:val="0"/>
          <w:numId w:val="76"/>
        </w:numPr>
        <w:rPr/>
      </w:pPr>
      <w:r>
        <w:rPr/>
        <w:t>Consulter des comparaisons entre territoires pour arbitrer des investissements</w:t>
      </w:r>
    </w:p>
    <w:p xmlns:wp14="http://schemas.microsoft.com/office/word/2010/wordml" w14:paraId="2D03A8DB" wp14:textId="77777777">
      <w:pPr>
        <w:pStyle w:val="Compact"/>
        <w:numPr>
          <w:ilvl w:val="0"/>
          <w:numId w:val="76"/>
        </w:numPr>
        <w:rPr/>
      </w:pPr>
      <w:r>
        <w:rPr/>
        <w:t>Suivre les tendances et détecter les situations critiques</w:t>
      </w:r>
    </w:p>
    <w:p xmlns:wp14="http://schemas.microsoft.com/office/word/2010/wordml" w14:paraId="1955BA0D" wp14:textId="77777777">
      <w:pPr>
        <w:pStyle w:val="Compact"/>
        <w:numPr>
          <w:ilvl w:val="0"/>
          <w:numId w:val="76"/>
        </w:numPr>
        <w:rPr/>
      </w:pPr>
      <w:r>
        <w:rPr/>
        <w:t>Produire des rapports formalisés pour les instances décisionnelles</w:t>
      </w:r>
    </w:p>
    <w:p xmlns:wp14="http://schemas.microsoft.com/office/word/2010/wordml" w14:paraId="736F8793" wp14:textId="77777777">
      <w:pPr>
        <w:pStyle w:val="Compact"/>
        <w:numPr>
          <w:ilvl w:val="0"/>
          <w:numId w:val="76"/>
        </w:numPr>
        <w:rPr/>
      </w:pPr>
      <w:r>
        <w:rPr/>
        <w:t>Consulter les outils d’aide à la décision pour éclairer ses choix</w:t>
      </w:r>
      <w:bookmarkEnd w:id="54"/>
    </w:p>
    <w:p xmlns:wp14="http://schemas.microsoft.com/office/word/2010/wordml" w14:paraId="247BEBF4" wp14:textId="77777777">
      <w:pPr>
        <w:pStyle w:val="Heading2"/>
        <w:rPr/>
      </w:pPr>
      <w:bookmarkStart w:name="__RefHeading___Toc6571_4257709489" w:id="55"/>
      <w:bookmarkStart w:name="profil-3-expert-métier-eau-potable" w:id="56"/>
      <w:bookmarkEnd w:id="55"/>
      <w:r>
        <w:rPr/>
        <w:t>10 Profil 3 : Expert métier eau potable</w:t>
      </w:r>
    </w:p>
    <w:p xmlns:wp14="http://schemas.microsoft.com/office/word/2010/wordml" w14:paraId="127B1F8A" wp14:textId="77777777">
      <w:pPr>
        <w:pStyle w:val="FirstParagraph"/>
        <w:rPr/>
      </w:pPr>
      <w:r>
        <w:rPr>
          <w:b/>
          <w:bCs/>
        </w:rPr>
        <w:t>Description</w:t>
      </w:r>
      <w:r>
        <w:rPr/>
        <w:t xml:space="preserve"> — Ingénieur/e spécialisé(e) en eau potable qui consulte les indicateurs et approfondit ses analyses (AMC, scénarios, comparaisons). Effectue parfois de la gestion de données et il exploite principalement des résultats pour son expertise métier.</w:t>
      </w:r>
    </w:p>
    <w:p xmlns:wp14="http://schemas.microsoft.com/office/word/2010/wordml" w14:paraId="62D9F2B3" wp14:textId="77777777">
      <w:pPr>
        <w:pStyle w:val="BodyText"/>
        <w:rPr/>
      </w:pPr>
      <w:r>
        <w:rPr>
          <w:b/>
          <w:bCs/>
        </w:rPr>
        <w:t>Objectifs</w:t>
      </w:r>
      <w:r>
        <w:rPr/>
        <w:t xml:space="preserve"> :</w:t>
      </w:r>
    </w:p>
    <w:p xmlns:wp14="http://schemas.microsoft.com/office/word/2010/wordml" w14:paraId="016BC866" wp14:textId="4B8013F5">
      <w:pPr>
        <w:pStyle w:val="Compact"/>
        <w:numPr>
          <w:ilvl w:val="0"/>
          <w:numId w:val="202"/>
        </w:numPr>
        <w:rPr/>
      </w:pPr>
      <w:r w:rsidR="6F78660E">
        <w:rPr/>
        <w:t>Conduire les analyse</w:t>
      </w:r>
      <w:ins w:author="Marjolaine DAVID" w:date="2026-09-02T05:12:16.519Z" w16du:dateUtc="2026-09-02T05:12:16.519Z" w:id="1590390922">
        <w:r w:rsidR="0BDDE5FA">
          <w:t>s</w:t>
        </w:r>
      </w:ins>
      <w:r w:rsidR="6F78660E">
        <w:rPr/>
        <w:t xml:space="preserve"> </w:t>
      </w:r>
      <w:del w:author="Marjolaine DAVID" w:date="2026-09-02T05:12:01.898Z" w16du:dateUtc="2026-09-02T05:12:01.898Z" w:id="1308470150">
        <w:r w:rsidDel="6F78660E">
          <w:delText>décisionnele</w:delText>
        </w:r>
      </w:del>
      <w:ins w:author="Marjolaine DAVID" w:date="2026-09-02T05:12:17.503Z" w16du:dateUtc="2026-09-02T05:12:17.503Z" w:id="1441822884">
        <w:r w:rsidR="6FD74465">
          <w:t>décisionnelle</w:t>
        </w:r>
        <w:r w:rsidR="0BDDE5FA">
          <w:t>s</w:t>
        </w:r>
      </w:ins>
      <w:r w:rsidR="6F78660E">
        <w:rPr/>
        <w:t xml:space="preserve"> </w:t>
      </w:r>
      <w:r w:rsidR="6F78660E">
        <w:rPr/>
        <w:t>comme par exemple</w:t>
      </w:r>
      <w:r w:rsidR="6F78660E">
        <w:rPr/>
        <w:t xml:space="preserve"> des analyses multicritères pour évaluer des scénarios complexes</w:t>
      </w:r>
    </w:p>
    <w:p xmlns:wp14="http://schemas.microsoft.com/office/word/2010/wordml" w14:paraId="4EFB194C" wp14:textId="77777777">
      <w:pPr>
        <w:pStyle w:val="Compact"/>
        <w:numPr>
          <w:ilvl w:val="0"/>
          <w:numId w:val="76"/>
        </w:numPr>
        <w:rPr/>
      </w:pPr>
      <w:r>
        <w:rPr/>
        <w:t>Produire des synthèses pour alimenter la prise de décision</w:t>
      </w:r>
    </w:p>
    <w:p xmlns:wp14="http://schemas.microsoft.com/office/word/2010/wordml" w14:paraId="70B9525B" wp14:textId="77777777">
      <w:pPr>
        <w:pStyle w:val="Compact"/>
        <w:numPr>
          <w:ilvl w:val="0"/>
          <w:numId w:val="76"/>
        </w:numPr>
        <w:rPr/>
      </w:pPr>
      <w:r>
        <w:rPr/>
        <w:t>Consulter les indicateurs de menace sur l’eau potable d’un territoire</w:t>
      </w:r>
    </w:p>
    <w:p xmlns:wp14="http://schemas.microsoft.com/office/word/2010/wordml" w14:paraId="0ACF5DBB" wp14:textId="77777777">
      <w:pPr>
        <w:pStyle w:val="Compact"/>
        <w:numPr>
          <w:ilvl w:val="0"/>
          <w:numId w:val="76"/>
        </w:numPr>
        <w:rPr/>
      </w:pPr>
      <w:r>
        <w:rPr/>
        <w:t>Visualiser les cartographies pour une analyse multi-échelle</w:t>
      </w:r>
    </w:p>
    <w:p xmlns:wp14="http://schemas.microsoft.com/office/word/2010/wordml" w14:paraId="6791374F" wp14:textId="77777777">
      <w:pPr>
        <w:pStyle w:val="Compact"/>
        <w:numPr>
          <w:ilvl w:val="0"/>
          <w:numId w:val="76"/>
        </w:numPr>
        <w:rPr/>
      </w:pPr>
      <w:r>
        <w:rPr/>
        <w:t>Suivre les tendances et détecter les situations critiques</w:t>
      </w:r>
    </w:p>
    <w:p xmlns:wp14="http://schemas.microsoft.com/office/word/2010/wordml" w14:paraId="34D81FC0" wp14:textId="77777777">
      <w:pPr>
        <w:pStyle w:val="Compact"/>
        <w:numPr>
          <w:ilvl w:val="0"/>
          <w:numId w:val="76"/>
        </w:numPr>
        <w:rPr/>
      </w:pPr>
      <w:r>
        <w:rPr/>
        <w:t>Evaluer la qualité des données sources des indicateurs les unes par rapport aux autres afin d’envisager des campagnes d’acquisition de nouvelles données.</w:t>
      </w:r>
    </w:p>
    <w:p xmlns:wp14="http://schemas.microsoft.com/office/word/2010/wordml" w14:paraId="789E3F07" wp14:textId="77777777">
      <w:pPr>
        <w:pStyle w:val="Compact"/>
        <w:numPr>
          <w:ilvl w:val="0"/>
          <w:numId w:val="76"/>
        </w:numPr>
        <w:rPr/>
      </w:pPr>
      <w:r>
        <w:rPr/>
        <w:t>Participe à l’effort de mise à disposition de nouveau indicateur exploitable</w:t>
      </w:r>
      <w:bookmarkEnd w:id="56"/>
    </w:p>
    <w:p xmlns:wp14="http://schemas.microsoft.com/office/word/2010/wordml" w14:paraId="76A09D66" wp14:textId="77777777">
      <w:pPr>
        <w:pStyle w:val="Heading2"/>
      </w:pPr>
      <w:bookmarkStart w:name="__RefHeading___Toc6573_4257709489" w:id="57"/>
      <w:bookmarkStart w:name="profil-4-administrateur-expert-data" w:id="58"/>
      <w:bookmarkEnd w:id="57"/>
      <w:r w:rsidR="6F78660E">
        <w:rPr/>
        <w:t xml:space="preserve">11 </w:t>
      </w:r>
      <w:commentRangeStart w:id="591057693"/>
      <w:r w:rsidR="6F78660E">
        <w:rPr/>
        <w:t>Profil 4 : Administrateur expert data</w:t>
      </w:r>
      <w:commentRangeEnd w:id="591057693"/>
      <w:r>
        <w:rPr>
          <w:rStyle w:val="CommentReference"/>
        </w:rPr>
        <w:commentReference w:id="591057693"/>
      </w:r>
    </w:p>
    <w:p xmlns:wp14="http://schemas.microsoft.com/office/word/2010/wordml" w14:paraId="5474B8E0" wp14:textId="77777777">
      <w:pPr>
        <w:pStyle w:val="FirstParagraph"/>
        <w:rPr/>
      </w:pPr>
      <w:r>
        <w:rPr>
          <w:b/>
          <w:bCs/>
        </w:rPr>
        <w:t>Description</w:t>
      </w:r>
      <w:r>
        <w:rPr/>
        <w:t xml:space="preserve"> — Administrateur des données responsable de l’alimentation, de la qualité, du catalogue, des calculs d’indicateurs et de la construction de l’aide à la décision. Gère les référentiels géographiques et méthodologiques.</w:t>
      </w:r>
    </w:p>
    <w:p xmlns:wp14="http://schemas.microsoft.com/office/word/2010/wordml" w14:paraId="10C8EA07" wp14:textId="77777777">
      <w:pPr>
        <w:pStyle w:val="BodyText"/>
        <w:rPr/>
      </w:pPr>
      <w:r>
        <w:rPr>
          <w:b/>
          <w:bCs/>
        </w:rPr>
        <w:t>Objectifs</w:t>
      </w:r>
      <w:r>
        <w:rPr/>
        <w:t xml:space="preserve"> :</w:t>
      </w:r>
    </w:p>
    <w:p xmlns:wp14="http://schemas.microsoft.com/office/word/2010/wordml" w14:paraId="75BDD4C3" wp14:textId="77777777">
      <w:pPr>
        <w:pStyle w:val="Compact"/>
        <w:numPr>
          <w:ilvl w:val="0"/>
          <w:numId w:val="203"/>
        </w:numPr>
        <w:rPr/>
      </w:pPr>
      <w:r>
        <w:rPr/>
        <w:t>Alimenter techniquement la plateforme avec des données fiables et normalisées</w:t>
      </w:r>
    </w:p>
    <w:p xmlns:wp14="http://schemas.microsoft.com/office/word/2010/wordml" w14:paraId="40F90436" wp14:textId="77777777">
      <w:pPr>
        <w:pStyle w:val="Compact"/>
        <w:numPr>
          <w:ilvl w:val="0"/>
          <w:numId w:val="76"/>
        </w:numPr>
        <w:rPr/>
      </w:pPr>
      <w:r>
        <w:rPr/>
        <w:t>Qualifier la qualité des données et détecter les anomalies</w:t>
      </w:r>
    </w:p>
    <w:p xmlns:wp14="http://schemas.microsoft.com/office/word/2010/wordml" w14:paraId="0D1FB3C8" wp14:textId="77777777">
      <w:pPr>
        <w:pStyle w:val="Compact"/>
        <w:numPr>
          <w:ilvl w:val="0"/>
          <w:numId w:val="76"/>
        </w:numPr>
        <w:rPr/>
      </w:pPr>
      <w:r>
        <w:rPr/>
        <w:t>Construire et maintenir les référentiels géographiques et méthodologiques</w:t>
      </w:r>
    </w:p>
    <w:p xmlns:wp14="http://schemas.microsoft.com/office/word/2010/wordml" w14:paraId="00263FA2" wp14:textId="77777777">
      <w:pPr>
        <w:pStyle w:val="Compact"/>
        <w:numPr>
          <w:ilvl w:val="0"/>
          <w:numId w:val="76"/>
        </w:numPr>
        <w:rPr/>
      </w:pPr>
      <w:r>
        <w:rPr/>
        <w:t>Produire les indicateurs et les rendre accessibles aux autres profils</w:t>
      </w:r>
    </w:p>
    <w:p xmlns:wp14="http://schemas.microsoft.com/office/word/2010/wordml" w14:paraId="1DF46C08" wp14:textId="77777777">
      <w:pPr>
        <w:pStyle w:val="Compact"/>
        <w:numPr>
          <w:ilvl w:val="0"/>
          <w:numId w:val="76"/>
        </w:numPr>
        <w:rPr/>
      </w:pPr>
      <w:commentRangeStart w:id="2015163039"/>
      <w:r w:rsidR="6F78660E">
        <w:rPr/>
        <w:t>Construire et faire évoluer les outils d’aide à la décision (AMC, seuils, pondérations)</w:t>
      </w:r>
      <w:commentRangeEnd w:id="2015163039"/>
      <w:r>
        <w:rPr>
          <w:rStyle w:val="CommentReference"/>
        </w:rPr>
        <w:commentReference w:id="2015163039"/>
      </w:r>
    </w:p>
    <w:p xmlns:wp14="http://schemas.microsoft.com/office/word/2010/wordml" w14:paraId="62BA969E" wp14:textId="23F011E7">
      <w:pPr>
        <w:pStyle w:val="Compact"/>
        <w:numPr>
          <w:ilvl w:val="0"/>
          <w:numId w:val="76"/>
        </w:numPr>
        <w:rPr/>
      </w:pPr>
      <w:del w:author="Marjolaine DAVID" w:date="2026-09-02T05:13:16.978Z" w16du:dateUtc="2026-09-02T05:13:16.978Z" w:id="1044611129">
        <w:r w:rsidDel="6F78660E">
          <w:delText>Annimer</w:delText>
        </w:r>
      </w:del>
      <w:ins w:author="Marjolaine DAVID" w:date="2026-09-02T05:13:16.978Z" w16du:dateUtc="2026-09-02T05:13:16.978Z" w:id="261027337">
        <w:r w:rsidR="499D22F3">
          <w:t>Animer</w:t>
        </w:r>
      </w:ins>
      <w:r w:rsidR="6F78660E">
        <w:rPr/>
        <w:t xml:space="preserve"> la communauté d’utilisateur</w:t>
      </w:r>
      <w:ins w:author="Marjolaine DAVID" w:date="2026-09-02T05:13:49.948Z" w16du:dateUtc="2026-09-02T05:13:49.948Z" w:id="147716312">
        <w:r w:rsidR="4BAA2025">
          <w:t>s</w:t>
        </w:r>
      </w:ins>
      <w:r w:rsidR="6F78660E">
        <w:rPr/>
        <w:t xml:space="preserve"> de la plateforme</w:t>
      </w:r>
      <w:bookmarkEnd w:id="58"/>
    </w:p>
    <w:p xmlns:wp14="http://schemas.microsoft.com/office/word/2010/wordml" w14:paraId="6BCDE217" wp14:textId="77777777">
      <w:pPr>
        <w:pStyle w:val="Heading2"/>
        <w:rPr/>
      </w:pPr>
      <w:bookmarkStart w:name="__RefHeading___Toc6575_4257709489" w:id="59"/>
      <w:bookmarkStart w:name="profil-5-administrateur-plateforme" w:id="60"/>
      <w:bookmarkEnd w:id="59"/>
      <w:r>
        <w:rPr/>
        <w:t>12 Profil 5 : Administrateur plateforme</w:t>
      </w:r>
    </w:p>
    <w:p xmlns:wp14="http://schemas.microsoft.com/office/word/2010/wordml" w14:paraId="5B872537" wp14:textId="77777777">
      <w:pPr>
        <w:pStyle w:val="FirstParagraph"/>
        <w:rPr/>
      </w:pPr>
      <w:r>
        <w:rPr>
          <w:b/>
          <w:bCs/>
        </w:rPr>
        <w:t>Description</w:t>
      </w:r>
      <w:r>
        <w:rPr/>
        <w:t xml:space="preserve"> — Agent technique (OEIL) responsable de l’exploitation, de la sécurité et de la maintenance de la plateforme HydroScope. Gère les comptes utilisateurs, les droits d’accès, les paramètres système et l’audit des usages.</w:t>
      </w:r>
    </w:p>
    <w:p xmlns:wp14="http://schemas.microsoft.com/office/word/2010/wordml" w14:paraId="3FE41577" wp14:textId="77777777">
      <w:pPr>
        <w:pStyle w:val="BodyText"/>
        <w:rPr/>
      </w:pPr>
      <w:r>
        <w:rPr>
          <w:b/>
          <w:bCs/>
        </w:rPr>
        <w:t>Objectifs</w:t>
      </w:r>
      <w:r>
        <w:rPr/>
        <w:t xml:space="preserve"> :</w:t>
      </w:r>
    </w:p>
    <w:p xmlns:wp14="http://schemas.microsoft.com/office/word/2010/wordml" w14:paraId="7EAF844E" wp14:textId="77777777">
      <w:pPr>
        <w:pStyle w:val="Compact"/>
        <w:numPr>
          <w:ilvl w:val="0"/>
          <w:numId w:val="204"/>
        </w:numPr>
        <w:rPr/>
      </w:pPr>
      <w:r>
        <w:rPr/>
        <w:t>Sécuriser les accès et garantir la conformité RGPD</w:t>
      </w:r>
    </w:p>
    <w:p xmlns:wp14="http://schemas.microsoft.com/office/word/2010/wordml" w14:paraId="55DC0E78" wp14:textId="77777777">
      <w:pPr>
        <w:pStyle w:val="Compact"/>
        <w:numPr>
          <w:ilvl w:val="0"/>
          <w:numId w:val="76"/>
        </w:numPr>
        <w:rPr/>
      </w:pPr>
      <w:r>
        <w:rPr/>
        <w:t>Maintenir la disponibilité et les performances du système</w:t>
      </w:r>
    </w:p>
    <w:p xmlns:wp14="http://schemas.microsoft.com/office/word/2010/wordml" w14:paraId="59741CD2" wp14:textId="1562A770">
      <w:pPr>
        <w:pStyle w:val="Compact"/>
        <w:numPr>
          <w:ilvl w:val="0"/>
          <w:numId w:val="76"/>
        </w:numPr>
        <w:rPr/>
      </w:pPr>
      <w:r w:rsidR="6F78660E">
        <w:rPr/>
        <w:t>Paramét</w:t>
      </w:r>
      <w:ins w:author="Marjolaine DAVID" w:date="2026-09-02T22:36:08.351Z" w16du:dateUtc="2026-09-02T22:36:08.351Z" w:id="1797303574">
        <w:r w:rsidR="6E6992FC">
          <w:t>r</w:t>
        </w:r>
      </w:ins>
      <w:r w:rsidR="6F78660E">
        <w:rPr/>
        <w:t>er</w:t>
      </w:r>
      <w:r w:rsidR="6F78660E">
        <w:rPr/>
        <w:t xml:space="preserve"> les profils utilisateurs et les droits d’accès</w:t>
      </w:r>
    </w:p>
    <w:p xmlns:wp14="http://schemas.microsoft.com/office/word/2010/wordml" w14:paraId="2FFE1B99" wp14:textId="77777777">
      <w:pPr>
        <w:pStyle w:val="Compact"/>
        <w:numPr>
          <w:ilvl w:val="0"/>
          <w:numId w:val="76"/>
        </w:numPr>
        <w:rPr/>
      </w:pPr>
      <w:r>
        <w:rPr/>
        <w:t>Assurer la traçabilité complète des opérations</w:t>
      </w:r>
    </w:p>
    <w:p xmlns:wp14="http://schemas.microsoft.com/office/word/2010/wordml" w14:paraId="5DE61D9E" wp14:textId="77777777">
      <w:pPr>
        <w:pStyle w:val="Compact"/>
        <w:numPr>
          <w:ilvl w:val="0"/>
          <w:numId w:val="76"/>
        </w:numPr>
        <w:rPr/>
      </w:pPr>
      <w:r>
        <w:rPr/>
        <w:t>Suivre les usages pour adapter la plateforme aux besoins</w:t>
      </w:r>
    </w:p>
    <w:p xmlns:wp14="http://schemas.microsoft.com/office/word/2010/wordml" w14:paraId="146646F6" wp14:textId="77777777">
      <w:pPr>
        <w:pStyle w:val="Normal"/>
        <w:rPr/>
      </w:pPr>
      <w:r>
        <w:rPr/>
        <mc:AlternateContent>
          <mc:Choice Requires="wps">
            <w:drawing>
              <wp:inline xmlns:wp14="http://schemas.microsoft.com/office/word/2010/wordprocessingDrawing" distT="0" distB="0" distL="0" distR="0" wp14:anchorId="2F13B758" wp14:editId="7777777">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w14:anchorId="297EDA69">
              <v:rect id="shape_0" style="position:absolute;margin-left:0pt;margin-top:-1.55pt;width:467.95pt;height:1.45pt;mso-wrap-style:none;v-text-anchor:middle;mso-position-horizontal:center;mso-position-vertical:top" o:allowincell="f" fillcolor="white" stroked="t">
                <v:fill type="solid" color2="black" o:detectmouseclick="t"/>
                <v:stroke color="black" joinstyle="round" endcap="flat"/>
                <w10:wrap type="topAndBottom"/>
              </v:rect>
            </w:pict>
          </mc:Fallback>
        </mc:AlternateContent>
      </w:r>
    </w:p>
    <w:p xmlns:wp14="http://schemas.microsoft.com/office/word/2010/wordml" w14:paraId="582CB3CE" wp14:textId="77777777">
      <w:pPr>
        <w:pStyle w:val="FirstParagraph"/>
        <w:rPr/>
      </w:pPr>
      <w:r>
        <w:rPr/>
        <w:t xml:space="preserve">Les fonctionnalités à développer dans le cadre du projet HydroScope servent aux intérêts d’une multitude d’acteur Calédonien. L’ensemble des fonctionalités sont présentés dans le </w:t>
      </w:r>
      <w:r>
        <w:rPr>
          <w:b/>
          <w:bCs/>
        </w:rPr>
        <w:t>?@sec-perimetre_fonctionnel</w:t>
      </w:r>
      <w:r>
        <w:rPr/>
        <w:t xml:space="preserve"> et nous nous sommes efforcés de toujours ratacher une fonctionnalité à un cas d’utilisation concret.</w:t>
      </w:r>
    </w:p>
    <w:p xmlns:wp14="http://schemas.microsoft.com/office/word/2010/wordml" w14:paraId="01D78558" wp14:textId="77777777">
      <w:pPr>
        <w:pStyle w:val="Normal"/>
        <w:rPr/>
      </w:pPr>
      <w:r>
        <w:rPr/>
        <mc:AlternateContent>
          <mc:Choice Requires="wps">
            <w:drawing>
              <wp:inline xmlns:wp14="http://schemas.microsoft.com/office/word/2010/wordprocessingDrawing" distT="0" distB="0" distL="0" distR="0" wp14:anchorId="730CF575" wp14:editId="7777777">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w14:anchorId="254F94F6">
              <v:rect id="shape_0" style="position:absolute;margin-left:0pt;margin-top:-1.55pt;width:467.95pt;height:1.45pt;mso-wrap-style:none;v-text-anchor:middle;mso-position-horizontal:center;mso-position-vertical:top" o:allowincell="f" fillcolor="white" stroked="t">
                <v:fill type="solid" color2="black" o:detectmouseclick="t"/>
                <v:stroke color="black" joinstyle="round" endcap="flat"/>
                <w10:wrap type="topAndBottom"/>
              </v:rect>
            </w:pict>
          </mc:Fallback>
        </mc:AlternateContent>
      </w:r>
    </w:p>
    <w:p xmlns:wp14="http://schemas.microsoft.com/office/word/2010/wordml" w14:paraId="4B94D5A5" wp14:textId="77777777">
      <w:pPr>
        <w:pStyle w:val="Normal"/>
        <w:rPr/>
      </w:pPr>
      <w:r>
        <w:rPr/>
      </w:r>
      <w:bookmarkEnd w:id="60"/>
      <w:r>
        <w:br w:type="page"/>
      </w:r>
    </w:p>
    <w:p xmlns:wp14="http://schemas.microsoft.com/office/word/2010/wordml" w14:paraId="77263E9E" wp14:textId="77777777">
      <w:pPr>
        <w:pStyle w:val="Heading2"/>
        <w:spacing w:before="0" w:after="0"/>
        <w:rPr/>
      </w:pPr>
      <w:bookmarkStart w:name="__RefHeading___Toc6577_4257709489" w:id="61"/>
      <w:bookmarkStart w:name="sec-6_perimetre_fonctionnel" w:id="62"/>
      <w:bookmarkEnd w:id="61"/>
      <w:r>
        <w:rPr/>
        <w:t>13 Périmètre fonctionnel – EPICS</w:t>
      </w:r>
    </w:p>
    <w:p xmlns:wp14="http://schemas.microsoft.com/office/word/2010/wordml" w14:paraId="2E9A0E0B" wp14:textId="2F5981DD">
      <w:pPr>
        <w:pStyle w:val="FirstParagraph"/>
      </w:pPr>
      <w:r w:rsidR="6F78660E">
        <w:rPr/>
        <w:t xml:space="preserve">Le périmètre fonctionnel </w:t>
      </w:r>
      <w:r w:rsidR="6F78660E">
        <w:rPr/>
        <w:t>d’HydroScope</w:t>
      </w:r>
      <w:r w:rsidR="6F78660E">
        <w:rPr/>
        <w:t xml:space="preserve"> est structuré en grands ensembles cohérents de fonctionnalités (EPICS), permettant d’organiser le développement du produit de manière progressive et itérative. Les EPICS sont aussi disponible</w:t>
      </w:r>
      <w:ins w:author="Marjolaine DAVID" w:date="2026-09-02T22:04:00.008Z" w16du:dateUtc="2026-09-02T22:04:00.008Z" w:id="260312804">
        <w:r w:rsidR="47689449">
          <w:t>s</w:t>
        </w:r>
      </w:ins>
      <w:r w:rsidR="6F78660E">
        <w:rPr/>
        <w:t xml:space="preserve"> dans le fichier tabulaire : backlog.xlsx</w:t>
      </w:r>
    </w:p>
    <w:p xmlns:wp14="http://schemas.microsoft.com/office/word/2010/wordml" w14:paraId="30CD0EC9" wp14:textId="77777777">
      <w:pPr>
        <w:pStyle w:val="Heading3"/>
      </w:pPr>
      <w:bookmarkStart w:name="epic-1-gestion-des-données" w:id="63"/>
      <w:r w:rsidR="6F78660E">
        <w:rPr/>
        <w:t>13.1 EP</w:t>
      </w:r>
      <w:commentRangeStart w:id="121183428"/>
      <w:r w:rsidR="6F78660E">
        <w:rPr/>
        <w:t xml:space="preserve">IC 1 </w:t>
      </w:r>
      <w:commentRangeEnd w:id="121183428"/>
      <w:r>
        <w:rPr>
          <w:rStyle w:val="CommentReference"/>
        </w:rPr>
        <w:commentReference w:id="121183428"/>
      </w:r>
      <w:r w:rsidR="6F78660E">
        <w:rPr/>
        <w:t>: Gestion des données</w:t>
      </w:r>
    </w:p>
    <w:p xmlns:wp14="http://schemas.microsoft.com/office/word/2010/wordml" w14:paraId="65A55C90" wp14:textId="77777777">
      <w:pPr>
        <w:pStyle w:val="FirstParagraph"/>
        <w:rPr/>
      </w:pPr>
      <w:r>
        <w:rPr/>
        <w:t>Cet EPIC regroupe l’ensemble des mécanismes permettant d’acquérir, d’intégrer, de structurer et de maintenir les données nécessaires au fonctionnement du système. La qualité, la cohérence et la pérennité des traitements réalisés dans les autres EPICS reposent directement sur la robustesse de cette brique.</w:t>
      </w:r>
    </w:p>
    <w:p xmlns:wp14="http://schemas.microsoft.com/office/word/2010/wordml" w14:paraId="7069E46F" wp14:textId="77777777">
      <w:pPr>
        <w:pStyle w:val="BodyText"/>
        <w:rPr/>
      </w:pPr>
      <w:r>
        <w:rPr/>
        <w:t>HydroScope a vocation à centraliser des données issues de sources multiples, hétérogènes tant par leur format que par leur fréquence de mise à jour ou leur niveau de structuration. L’outil doit donc être en mesure de gérer cette diversité tout en garantissant une homogénéisation progressive des données intégrées.</w:t>
      </w:r>
    </w:p>
    <w:p xmlns:wp14="http://schemas.microsoft.com/office/word/2010/wordml" w14:paraId="3611A820" wp14:textId="77777777">
      <w:pPr>
        <w:pStyle w:val="BodyText"/>
        <w:rPr/>
      </w:pPr>
      <w:r>
        <w:rPr/>
        <w:t>L’EPIC couvre plusieurs dimensions complémentaires.</w:t>
      </w:r>
    </w:p>
    <w:p xmlns:wp14="http://schemas.microsoft.com/office/word/2010/wordml" w14:paraId="509E6761" wp14:textId="77777777">
      <w:pPr>
        <w:pStyle w:val="Normal"/>
        <w:numPr>
          <w:ilvl w:val="0"/>
          <w:numId w:val="1"/>
        </w:numPr>
        <w:rPr/>
      </w:pPr>
      <w:r w:rsidRPr="6F78660E" w:rsidR="6F78660E">
        <w:rPr>
          <w:b w:val="1"/>
          <w:bCs w:val="1"/>
        </w:rPr>
        <w:t>Import de données (fichier</w:t>
      </w:r>
      <w:commentRangeStart w:id="176102727"/>
      <w:r w:rsidRPr="6F78660E" w:rsidR="6F78660E">
        <w:rPr>
          <w:b w:val="1"/>
          <w:bCs w:val="1"/>
        </w:rPr>
        <w:t>s &amp; API)</w:t>
      </w:r>
      <w:commentRangeEnd w:id="176102727"/>
      <w:r>
        <w:rPr>
          <w:rStyle w:val="CommentReference"/>
        </w:rPr>
        <w:commentReference w:id="176102727"/>
      </w:r>
      <w:r>
        <w:br/>
      </w:r>
      <w:r w:rsidR="6F78660E">
        <w:rPr/>
        <w:t xml:space="preserve">Le système doit permettre l’intégration de données via différents canaux : dépôts FTP de fichiers (CSV, formats SIG, etc.) et connexions à des services externes (API). Ces imports doivent être paramétrables afin de s’adapter aux spécificités de chaque source (structure, fréquence, format). Une attention particulière sera portée à la </w:t>
      </w:r>
      <w:r w:rsidRPr="6F78660E" w:rsidR="6F78660E">
        <w:rPr>
          <w:b w:val="1"/>
          <w:bCs w:val="1"/>
        </w:rPr>
        <w:t>reproductibilité</w:t>
      </w:r>
      <w:r w:rsidR="6F78660E">
        <w:rPr/>
        <w:t xml:space="preserve"> des imports, notamment dans une logique d’automatisation.</w:t>
      </w:r>
    </w:p>
    <w:p xmlns:wp14="http://schemas.microsoft.com/office/word/2010/wordml" w14:paraId="2E078712" wp14:textId="77777777">
      <w:pPr>
        <w:pStyle w:val="Normal"/>
        <w:numPr>
          <w:ilvl w:val="0"/>
          <w:numId w:val="1"/>
        </w:numPr>
        <w:rPr/>
      </w:pPr>
      <w:commentRangeStart w:id="289829657"/>
      <w:r w:rsidRPr="6F78660E" w:rsidR="6F78660E">
        <w:rPr>
          <w:b w:val="1"/>
          <w:bCs w:val="1"/>
        </w:rPr>
        <w:t>Connexion aux sources web existantes</w:t>
      </w:r>
      <w:commentRangeEnd w:id="289829657"/>
      <w:r>
        <w:rPr>
          <w:rStyle w:val="CommentReference"/>
        </w:rPr>
        <w:commentReference w:id="289829657"/>
      </w:r>
      <w:r>
        <w:br/>
      </w:r>
      <w:r w:rsidR="6F78660E">
        <w:rPr/>
        <w:t>HydroScope doit pouvoir se connecter à des sources de données existantes (bases de données, services web institutionnels ex.Georep et privée) et de garantir la mise à jour régulière des informations. Ces connexions doivent être documentées.</w:t>
      </w:r>
    </w:p>
    <w:p xmlns:wp14="http://schemas.microsoft.com/office/word/2010/wordml" w14:paraId="2719D1CB" wp14:textId="77777777">
      <w:pPr>
        <w:pStyle w:val="Normal"/>
        <w:numPr>
          <w:ilvl w:val="0"/>
          <w:numId w:val="1"/>
        </w:numPr>
        <w:rPr/>
      </w:pPr>
      <w:r>
        <w:rPr>
          <w:b/>
          <w:bCs/>
        </w:rPr>
        <w:t>Structuration et normalisation des données</w:t>
      </w:r>
      <w:r>
        <w:rPr/>
        <w:br/>
      </w:r>
      <w:r>
        <w:rPr/>
        <w:t>Les données intégrées doivent être transformées afin de s’inscrire dans un modèle de données commun. Cela implique des opérations de standardisation (formats, unités, nomenclatures), de mise en cohérence spatiale et temporelle, ainsi que de rattachement aux référentiels du système (objets géographiques, indicateurs, etc.).</w:t>
      </w:r>
      <w:r>
        <w:rPr/>
        <w:br/>
      </w:r>
      <w:r>
        <w:rPr/>
        <w:t>Cette étape permet les traitements ultérieurs, notamment les calculs d’indicateurs et les analyses croisées.</w:t>
      </w:r>
    </w:p>
    <w:p xmlns:wp14="http://schemas.microsoft.com/office/word/2010/wordml" w14:paraId="7830E1B4" wp14:textId="77777777">
      <w:pPr>
        <w:pStyle w:val="Normal"/>
        <w:numPr>
          <w:ilvl w:val="0"/>
          <w:numId w:val="1"/>
        </w:numPr>
        <w:rPr/>
      </w:pPr>
      <w:r>
        <w:rPr>
          <w:b/>
          <w:bCs/>
        </w:rPr>
        <w:t>Historisation des données</w:t>
      </w:r>
      <w:r>
        <w:rPr/>
        <w:br/>
      </w:r>
      <w:r>
        <w:rPr/>
        <w:t>Le système doit conserver les différentes versions des données dans le temps afin de permettre le suivi des évolutions, la reproductibilité des analyses et la traçabilité des traitements.</w:t>
      </w:r>
      <w:r>
        <w:rPr/>
        <w:br/>
      </w:r>
      <w:r>
        <w:rPr/>
        <w:t>L’historisation doit permettre de répondre à des besoins variés : reconstitution d’un état à une date donnée, analyse de tendances, ou encore audit des modifications.</w:t>
      </w:r>
    </w:p>
    <w:p xmlns:wp14="http://schemas.microsoft.com/office/word/2010/wordml" w14:paraId="04927BA8" wp14:textId="77777777">
      <w:pPr>
        <w:pStyle w:val="Normal"/>
        <w:numPr>
          <w:ilvl w:val="0"/>
          <w:numId w:val="1"/>
        </w:numPr>
        <w:rPr/>
      </w:pPr>
      <w:r>
        <w:rPr>
          <w:b/>
          <w:bCs/>
        </w:rPr>
        <w:t>Monitoring</w:t>
      </w:r>
      <w:r>
        <w:rPr/>
        <w:t xml:space="preserve"> Les fonctionnalités de monitoring au sein de cet EPIC visent à assurer la maîtrise des flux de données et la fiabilité des processus d’intégration.</w:t>
      </w:r>
    </w:p>
    <w:p xmlns:wp14="http://schemas.microsoft.com/office/word/2010/wordml" w14:paraId="0DF513E8" wp14:textId="77777777">
      <w:pPr>
        <w:pStyle w:val="Compact"/>
        <w:numPr>
          <w:ilvl w:val="1"/>
          <w:numId w:val="1"/>
        </w:numPr>
        <w:rPr/>
      </w:pPr>
      <w:commentRangeStart w:id="566759447"/>
      <w:r w:rsidR="6F78660E">
        <w:rPr/>
        <w:t>le suivi des imports de données (statut des traitements, succès/échec, volumétrie, durée d’exécution) ;</w:t>
      </w:r>
    </w:p>
    <w:p xmlns:wp14="http://schemas.microsoft.com/office/word/2010/wordml" w14:paraId="566292FD" wp14:textId="77777777">
      <w:pPr>
        <w:pStyle w:val="Compact"/>
        <w:numPr>
          <w:ilvl w:val="1"/>
          <w:numId w:val="1"/>
        </w:numPr>
        <w:rPr/>
      </w:pPr>
      <w:r w:rsidR="6F78660E">
        <w:rPr/>
        <w:t>la journalisation des opérations d’ingestion (date, source, type de traitement, résultat) ;</w:t>
      </w:r>
      <w:commentRangeEnd w:id="566759447"/>
      <w:r>
        <w:rPr>
          <w:rStyle w:val="CommentReference"/>
        </w:rPr>
        <w:commentReference w:id="566759447"/>
      </w:r>
    </w:p>
    <w:p xmlns:wp14="http://schemas.microsoft.com/office/word/2010/wordml" w14:paraId="4DF7543E" wp14:textId="77777777">
      <w:pPr>
        <w:pStyle w:val="Compact"/>
        <w:numPr>
          <w:ilvl w:val="1"/>
          <w:numId w:val="1"/>
        </w:numPr>
        <w:rPr/>
      </w:pPr>
      <w:r>
        <w:rPr/>
        <w:t>la capacité à rejouer des traitements en cas d’erreur ou de correction de données ;</w:t>
      </w:r>
    </w:p>
    <w:p xmlns:wp14="http://schemas.microsoft.com/office/word/2010/wordml" w14:paraId="7EEE441F" wp14:textId="77777777">
      <w:pPr>
        <w:pStyle w:val="Compact"/>
        <w:numPr>
          <w:ilvl w:val="1"/>
          <w:numId w:val="1"/>
        </w:numPr>
        <w:rPr/>
      </w:pPr>
      <w:r>
        <w:rPr/>
        <w:t>la mise en place d’indicateurs de performance des pipelines (temps de traitement, fréquence des mises à jour).</w:t>
      </w:r>
    </w:p>
    <w:p xmlns:wp14="http://schemas.microsoft.com/office/word/2010/wordml" w14:paraId="5E804ADE" wp14:textId="77777777">
      <w:pPr>
        <w:pStyle w:val="FirstParagraph"/>
        <w:rPr/>
      </w:pPr>
      <w:r>
        <w:rPr/>
        <w:t>Ces éléments permettent d’identifier rapidement les dysfonctionnements et de garantir la continuité des flux de données. Compte tenu de son rôle structurant, cet EPIC constitue une priorité dans le développement du projet et conditionne la qualité globale du système HydroScope, c’est notamment pour cela qu’il fait partie du MVP du projet.</w:t>
      </w:r>
      <w:bookmarkEnd w:id="63"/>
    </w:p>
    <w:p xmlns:wp14="http://schemas.microsoft.com/office/word/2010/wordml" w14:paraId="484132E6" wp14:textId="77777777">
      <w:pPr>
        <w:pStyle w:val="Heading3"/>
      </w:pPr>
      <w:bookmarkStart w:name="X631236b938931a3931faee8c1f95eddd4e6ac7e" w:id="64"/>
      <w:r w:rsidR="6F78660E">
        <w:rPr/>
        <w:t>13.2 EPIC 1 bis : Catalogage des données (</w:t>
      </w:r>
      <w:commentRangeStart w:id="2059218774"/>
      <w:r w:rsidR="6F78660E">
        <w:rPr/>
        <w:t>#sec-catalogage_donnees</w:t>
      </w:r>
      <w:commentRangeEnd w:id="2059218774"/>
      <w:r>
        <w:rPr>
          <w:rStyle w:val="CommentReference"/>
        </w:rPr>
        <w:commentReference w:id="2059218774"/>
      </w:r>
      <w:r w:rsidR="6F78660E">
        <w:rPr/>
        <w:t>)</w:t>
      </w:r>
    </w:p>
    <w:p xmlns:wp14="http://schemas.microsoft.com/office/word/2010/wordml" w14:paraId="3911CA28" wp14:textId="77777777">
      <w:pPr>
        <w:pStyle w:val="Heading4"/>
        <w:rPr/>
      </w:pPr>
      <w:bookmarkStart w:name="description" w:id="65"/>
      <w:r>
        <w:rPr/>
        <w:t>13.2.1 Description</w:t>
      </w:r>
    </w:p>
    <w:p xmlns:wp14="http://schemas.microsoft.com/office/word/2010/wordml" w14:paraId="71A27FC6" wp14:textId="77777777">
      <w:pPr>
        <w:pStyle w:val="FirstParagraph"/>
        <w:rPr/>
      </w:pPr>
      <w:r>
        <w:rPr/>
        <w:t>Le catalogue de données référence l’ensemble des jeux de données manipulés dans HydroScope, qu’il s’agisse de données sources ou de données dérivées, dont les indicateurs. Il constitue un point d’entrée pour comprendre les données disponibles, leurs caractéristiques et leurs conditions d’usage.</w:t>
      </w:r>
    </w:p>
    <w:p xmlns:wp14="http://schemas.microsoft.com/office/word/2010/wordml" w14:paraId="2D9A3ADF" wp14:textId="77777777">
      <w:pPr>
        <w:pStyle w:val="BodyText"/>
        <w:rPr/>
      </w:pPr>
      <w:r>
        <w:rPr/>
        <w:t>Il doit permettre de rendre le système de données lisible, de faciliter la réutilisation des données entre traitements et indicateurs, et de garantir la traçabilité des analyses produites. Dans un contexte multi-acteurs, il contribue également à structurer les échanges autour des données et à partager une compréhension commune.</w:t>
      </w:r>
    </w:p>
    <w:p xmlns:wp14="http://schemas.microsoft.com/office/word/2010/wordml" w14:paraId="5EEC2396" wp14:textId="77777777">
      <w:pPr>
        <w:pStyle w:val="BodyText"/>
        <w:rPr/>
      </w:pPr>
      <w:r>
        <w:rPr/>
        <w:t>Le catalogue ne constitue pas uniquement un outil documentaire. Il est conçu comme un composant opérationnel du système, directement lié aux processus d’intégration, de transformation et d’exploitation des données.</w:t>
      </w:r>
      <w:bookmarkEnd w:id="65"/>
    </w:p>
    <w:p xmlns:wp14="http://schemas.microsoft.com/office/word/2010/wordml" w14:paraId="341AD2F7" wp14:textId="77777777">
      <w:pPr>
        <w:pStyle w:val="Heading4"/>
        <w:rPr/>
      </w:pPr>
      <w:bookmarkStart w:name="fonctionnalités" w:id="66"/>
      <w:r>
        <w:rPr/>
        <w:t>13.2.2 Fonctionnalités</w:t>
      </w:r>
    </w:p>
    <w:p xmlns:wp14="http://schemas.microsoft.com/office/word/2010/wordml" w14:paraId="5D12392D" wp14:textId="2840B9EF">
      <w:pPr>
        <w:pStyle w:val="Compact"/>
        <w:numPr>
          <w:ilvl w:val="0"/>
          <w:numId w:val="1"/>
        </w:numPr>
        <w:rPr/>
      </w:pPr>
      <w:r w:rsidRPr="6F78660E" w:rsidR="6F78660E">
        <w:rPr>
          <w:b w:val="1"/>
          <w:bCs w:val="1"/>
        </w:rPr>
        <w:t>Référencement et métadonnées</w:t>
      </w:r>
      <w:r w:rsidR="6F78660E">
        <w:rPr/>
        <w:t xml:space="preserve"> : chaque jeu de données intégré est identifié de manière unique et associé à des métadonnées structurées décrivant leur source, une description, leur emprise spatiale, leurs dates de production et de mise à jour, ainsi que les modalités de collecte ou de transformation</w:t>
      </w:r>
      <w:del w:author="Marjolaine DAVID" w:date="2026-09-02T22:41:16.214Z" w16du:dateUtc="2026-09-02T22:41:16.214Z" w:id="1336521382">
        <w:r w:rsidDel="6F78660E">
          <w:delText>.</w:delText>
        </w:r>
      </w:del>
      <w:r w:rsidR="6F78660E">
        <w:rPr/>
        <w:t xml:space="preserve"> </w:t>
      </w:r>
      <w:r w:rsidR="6F78660E">
        <w:rPr/>
        <w:t>et</w:t>
      </w:r>
      <w:r w:rsidR="6F78660E">
        <w:rPr/>
        <w:t xml:space="preserve"> </w:t>
      </w:r>
      <w:ins w:author="Marjolaine DAVID" w:date="2026-09-02T22:41:18.972Z" w16du:dateUtc="2026-09-02T22:41:18.972Z" w:id="78021053">
        <w:r w:rsidR="6A99578E">
          <w:t>l</w:t>
        </w:r>
      </w:ins>
      <w:del w:author="Marjolaine DAVID" w:date="2026-09-02T22:41:17.399Z" w16du:dateUtc="2026-09-02T22:41:17.399Z" w:id="242636084">
        <w:r w:rsidDel="6F78660E">
          <w:delText>s</w:delText>
        </w:r>
      </w:del>
      <w:r w:rsidR="6F78660E">
        <w:rPr/>
        <w:t>es conditions d’usage.</w:t>
      </w:r>
    </w:p>
    <w:p xmlns:wp14="http://schemas.microsoft.com/office/word/2010/wordml" w14:paraId="4595D02B" wp14:textId="77777777">
      <w:pPr>
        <w:pStyle w:val="Compact"/>
        <w:numPr>
          <w:ilvl w:val="0"/>
          <w:numId w:val="1"/>
        </w:numPr>
        <w:rPr/>
      </w:pPr>
      <w:r>
        <w:rPr>
          <w:b/>
          <w:bCs/>
        </w:rPr>
        <w:t>Traçabilité des liens</w:t>
      </w:r>
      <w:r>
        <w:rPr/>
        <w:t xml:space="preserve"> : le système établit des liens explicites entre données sources, transformations et données produites, notamment les indicateurs, afin d’assurer une traçabilité complète des traitements.</w:t>
      </w:r>
    </w:p>
    <w:p xmlns:wp14="http://schemas.microsoft.com/office/word/2010/wordml" w14:paraId="15D8F8E9" wp14:textId="77777777">
      <w:pPr>
        <w:pStyle w:val="Compact"/>
        <w:numPr>
          <w:ilvl w:val="0"/>
          <w:numId w:val="1"/>
        </w:numPr>
        <w:rPr/>
      </w:pPr>
      <w:r>
        <w:rPr>
          <w:b/>
          <w:bCs/>
        </w:rPr>
        <w:t>Automatisation de l’alimentation</w:t>
      </w:r>
      <w:r>
        <w:rPr/>
        <w:t xml:space="preserve"> : le catalogue est alimenté autant que possible de manière automatisée, en lien avec les pipelines de données et les outils de transformation (dbt), afin de limiter les écarts entre données réellement exploitées et informations décrites.</w:t>
      </w:r>
    </w:p>
    <w:p xmlns:wp14="http://schemas.microsoft.com/office/word/2010/wordml" w14:paraId="098CE5AE" wp14:textId="77777777">
      <w:pPr>
        <w:pStyle w:val="Compact"/>
        <w:numPr>
          <w:ilvl w:val="0"/>
          <w:numId w:val="1"/>
        </w:numPr>
        <w:rPr/>
      </w:pPr>
      <w:r>
        <w:rPr>
          <w:b/>
          <w:bCs/>
        </w:rPr>
        <w:t>Consultation par profils</w:t>
      </w:r>
      <w:r>
        <w:rPr/>
        <w:t xml:space="preserve"> : le catalogue est consultable, au moins partiellement, avec un niveau de détail et d’accès adapté selon les profils utilisateurs.</w:t>
      </w:r>
    </w:p>
    <w:p xmlns:wp14="http://schemas.microsoft.com/office/word/2010/wordml" w14:paraId="421113CD" wp14:textId="77777777">
      <w:pPr>
        <w:pStyle w:val="Compact"/>
        <w:numPr>
          <w:ilvl w:val="0"/>
          <w:numId w:val="1"/>
        </w:numPr>
        <w:rPr/>
      </w:pPr>
      <w:r>
        <w:rPr>
          <w:b/>
          <w:bCs/>
        </w:rPr>
        <w:t>Standards et interopérabilité</w:t>
      </w:r>
      <w:r>
        <w:rPr/>
        <w:t xml:space="preserve"> : des standards existants pourront être mobilisés, notamment dans le domaine des données géographiques, afin de garantir l’interopérabilité et la pérennité du système.</w:t>
      </w:r>
    </w:p>
    <w:p xmlns:wp14="http://schemas.microsoft.com/office/word/2010/wordml" w14:paraId="12037C42" wp14:textId="77777777">
      <w:pPr>
        <w:pStyle w:val="Compact"/>
        <w:numPr>
          <w:ilvl w:val="0"/>
          <w:numId w:val="1"/>
        </w:numPr>
        <w:rPr/>
      </w:pPr>
      <w:r>
        <w:rPr>
          <w:b/>
          <w:bCs/>
        </w:rPr>
        <w:t>Monitoring</w:t>
      </w:r>
      <w:r>
        <w:rPr/>
        <w:t xml:space="preserve"> : le dispositif s’intègre aux mécanismes de monitoring du système, notamment pour le suivi de la traçabilité (origine des données, transformations, mises à jour) et la gestion des erreurs dans les processus d’intégration.</w:t>
      </w:r>
      <w:bookmarkEnd w:id="66"/>
    </w:p>
    <w:p xmlns:wp14="http://schemas.microsoft.com/office/word/2010/wordml" w14:paraId="27956B66" wp14:textId="77777777">
      <w:pPr>
        <w:pStyle w:val="Heading4"/>
        <w:rPr/>
      </w:pPr>
      <w:bookmarkStart w:name="principes-de-mise-en-œuvre" w:id="67"/>
      <w:r>
        <w:rPr/>
        <w:t>13.2.3 Principes de mise en œuvre</w:t>
      </w:r>
    </w:p>
    <w:p xmlns:wp14="http://schemas.microsoft.com/office/word/2010/wordml" w14:paraId="4201DEAF" wp14:textId="77777777">
      <w:pPr>
        <w:pStyle w:val="FirstParagraph"/>
        <w:rPr/>
      </w:pPr>
      <w:r>
        <w:rPr/>
        <w:t>Le catalogue devra reposer sur une structuration homogène des métadonnées, afin de garantir la cohérence des descriptions et leur exploitabilité.</w:t>
      </w:r>
    </w:p>
    <w:p xmlns:wp14="http://schemas.microsoft.com/office/word/2010/wordml" w14:paraId="1FA6C011" wp14:textId="77777777">
      <w:pPr>
        <w:pStyle w:val="BodyText"/>
        <w:rPr/>
      </w:pPr>
      <w:r>
        <w:rPr/>
        <w:t>Lorsque cela est pertinent, des standards existants pourront être mobilisés, notamment dans le domaine des données géographiques, afin de faciliter l’interopérabilité et la pérennité du système.</w:t>
      </w:r>
    </w:p>
    <w:p xmlns:wp14="http://schemas.microsoft.com/office/word/2010/wordml" w14:paraId="7F59240A" wp14:textId="77777777">
      <w:pPr>
        <w:pStyle w:val="BodyText"/>
        <w:rPr/>
      </w:pPr>
      <w:r>
        <w:rPr/>
        <w:t>Le catalogue devra être alimenté autant que possible de manière automatisée, en lien avec les processus d’intégration et de transformation des données. Cette automatisation est essentielle pour garantir la cohérence entre les données réellement exploitées et leur description.</w:t>
      </w:r>
      <w:bookmarkEnd w:id="67"/>
    </w:p>
    <w:p xmlns:wp14="http://schemas.microsoft.com/office/word/2010/wordml" w14:paraId="10C6696D" wp14:textId="77777777">
      <w:pPr>
        <w:pStyle w:val="Heading4"/>
        <w:rPr/>
      </w:pPr>
      <w:bookmarkStart w:name="implémentation-technique" w:id="68"/>
      <w:r>
        <w:rPr/>
        <w:t>13.2.4 Implémentation technique</w:t>
      </w:r>
    </w:p>
    <w:p xmlns:wp14="http://schemas.microsoft.com/office/word/2010/wordml" w14:paraId="68C21EFC" wp14:textId="77777777">
      <w:pPr>
        <w:pStyle w:val="FirstParagraph"/>
        <w:rPr/>
      </w:pPr>
      <w:r>
        <w:rPr/>
        <w:t>Chaque jeu de données intégré dans HydroScope devra être associé à un ensemble de métadonnées structurées décrivant son origine, son contenu et ses conditions d’usage. Ces métadonnées devront couvrir les informations nécessaires à la compréhension et à l’exploitation des données, notamment leur source, leur description, leur emprise spatiale, leurs dates de production et de mise à jour, ainsi que les modalités de collecte ou de transformation.</w:t>
      </w:r>
    </w:p>
    <w:p xmlns:wp14="http://schemas.microsoft.com/office/word/2010/wordml" w14:paraId="65F32B82" wp14:textId="77777777">
      <w:pPr>
        <w:pStyle w:val="BodyText"/>
        <w:rPr/>
      </w:pPr>
      <w:r>
        <w:rPr/>
        <w:t xml:space="preserve">Elles devront être intégrées au fonctionnement du système et alimentées en lien avec les pipelines de données, notamment via des outils de transformation tels que </w:t>
      </w:r>
      <w:r>
        <w:rPr>
          <w:b/>
          <w:bCs/>
        </w:rPr>
        <w:t>dbt</w:t>
      </w:r>
      <w:r>
        <w:rPr/>
        <w:t>, afin de limiter les écarts entre les données réellement exploitées et les informations décrites. Elles participent ainsi à la traçabilité des traitements et à la cohérence globale du système. La mise en œuvre s’inscrit dans le cadre de l’architecture cible, notamment en ce qui concerne les standards de catalogage (</w:t>
      </w:r>
      <w:r>
        <w:rPr>
          <w:b/>
          <w:bCs/>
        </w:rPr>
        <w:t>STAC</w:t>
      </w:r>
      <w:r>
        <w:rPr/>
        <w:t xml:space="preserve">, </w:t>
      </w:r>
      <w:r>
        <w:rPr>
          <w:b/>
          <w:bCs/>
        </w:rPr>
        <w:t>CKAN</w:t>
      </w:r>
      <w:r>
        <w:rPr/>
        <w:t xml:space="preserve">, </w:t>
      </w:r>
      <w:r>
        <w:rPr>
          <w:b/>
          <w:bCs/>
        </w:rPr>
        <w:t>Intake</w:t>
      </w:r>
      <w:r>
        <w:rPr/>
        <w:t>) exposant des jeux de données et les indicateurs.</w:t>
      </w:r>
    </w:p>
    <w:p xmlns:wp14="http://schemas.microsoft.com/office/word/2010/wordml" w14:paraId="33512092" wp14:textId="77777777">
      <w:pPr>
        <w:pStyle w:val="BodyText"/>
        <w:rPr/>
      </w:pPr>
      <w:r>
        <w:rPr/>
        <w:t>Les indicateurs calculés seront intégrés au catalogue comme des données dérivées, avec un lien explicite vers les données sources et les traitements associés.</w:t>
      </w:r>
    </w:p>
    <w:p xmlns:wp14="http://schemas.microsoft.com/office/word/2010/wordml" w14:paraId="287CD4FA" wp14:textId="77777777">
      <w:pPr>
        <w:pStyle w:val="BodyText"/>
        <w:rPr/>
      </w:pPr>
      <w:r>
        <w:rPr/>
        <w:t>Une partie des métadonnées devra pouvoir être exposée aux utilisateurs afin de faciliter l’interprétation des résultats.</w:t>
      </w:r>
      <w:bookmarkEnd w:id="68"/>
    </w:p>
    <w:p xmlns:wp14="http://schemas.microsoft.com/office/word/2010/wordml" w14:paraId="2C5C54F4" wp14:textId="77777777">
      <w:pPr>
        <w:pStyle w:val="Heading4"/>
        <w:rPr/>
      </w:pPr>
      <w:bookmarkStart w:name="intégration-au-monitoring" w:id="69"/>
      <w:r>
        <w:rPr/>
        <w:t>13.2.5 Intégration au monitoring</w:t>
      </w:r>
    </w:p>
    <w:p xmlns:wp14="http://schemas.microsoft.com/office/word/2010/wordml" w14:paraId="3C7F1452" wp14:textId="77777777">
      <w:pPr>
        <w:pStyle w:val="FirstParagraph"/>
        <w:rPr/>
      </w:pPr>
      <w:r>
        <w:rPr/>
        <w:t>Le dispositif de catalogage devra s’intégrer aux mécanismes de monitoring du système. Il devra notamment permettre le suivi de la traçabilité (origine des données, transformations, mises à jour) et la gestion des erreurs dans les processus d’intégration, afin de détecter rapidement les dysfonctionnements et de garantir la fiabilité des informations exposées.</w:t>
      </w:r>
      <w:bookmarkEnd w:id="64"/>
      <w:bookmarkEnd w:id="69"/>
    </w:p>
    <w:p xmlns:wp14="http://schemas.microsoft.com/office/word/2010/wordml" w14:paraId="136D952B" wp14:textId="77777777">
      <w:pPr>
        <w:pStyle w:val="Heading3"/>
        <w:rPr/>
      </w:pPr>
      <w:bookmarkStart w:name="epic-2-qualité-des-données" w:id="70"/>
      <w:r>
        <w:rPr/>
        <w:t>13.3 EPIC 2 : Qualité des données</w:t>
      </w:r>
    </w:p>
    <w:p xmlns:wp14="http://schemas.microsoft.com/office/word/2010/wordml" w14:paraId="4D489F69" wp14:textId="77777777">
      <w:pPr>
        <w:pStyle w:val="FirstParagraph"/>
        <w:rPr/>
      </w:pPr>
      <w:r>
        <w:rPr/>
        <w:t>Cet EPIC vise à garantir la fiabilité, la cohérence et la compréhension des données intégrées dans HydroScope. Il constitue un complément à la gestion des données, en introduisant des mécanismes de catalogage, de contrôle, de qualification et de documentation permettant de sécuriser les usages analytiques et décisionnels.</w:t>
      </w:r>
    </w:p>
    <w:p xmlns:wp14="http://schemas.microsoft.com/office/word/2010/wordml" w14:paraId="3793CD76" wp14:textId="77777777">
      <w:pPr>
        <w:pStyle w:val="BodyText"/>
        <w:rPr/>
      </w:pPr>
      <w:r>
        <w:rPr/>
        <w:t>Compte tenu de la diversité des sources mobilisées (données environnementales, géographiques, satellitaires, administratives), cet EPIC doit permettre d’expliciter le niveau de confiance associé aux données et d’éviter des interprétations erronées liées à des données incomplètes ou de qualité insuffisante.</w:t>
      </w:r>
    </w:p>
    <w:p xmlns:wp14="http://schemas.microsoft.com/office/word/2010/wordml" w14:paraId="10FBF03F" wp14:textId="77777777">
      <w:pPr>
        <w:pStyle w:val="Heading4"/>
        <w:rPr/>
      </w:pPr>
      <w:bookmarkStart w:name="description-1" w:id="71"/>
      <w:r>
        <w:rPr/>
        <w:t>13.3.1 Description</w:t>
      </w:r>
    </w:p>
    <w:p xmlns:wp14="http://schemas.microsoft.com/office/word/2010/wordml" w14:paraId="310898B9" wp14:textId="77777777">
      <w:pPr>
        <w:pStyle w:val="FirstParagraph"/>
        <w:rPr/>
      </w:pPr>
      <w:r>
        <w:rPr/>
        <w:t>L’EPIC couvre l’ensemble des processus permettant de contrôler les données lors de leur intégration, de qualifier leur qualité et de rendre visible cette information auprès des utilisateurs.</w:t>
      </w:r>
    </w:p>
    <w:p xmlns:wp14="http://schemas.microsoft.com/office/word/2010/wordml" w14:paraId="54FBBE7D" wp14:textId="77777777">
      <w:pPr>
        <w:pStyle w:val="BodyText"/>
        <w:rPr/>
      </w:pPr>
      <w:r>
        <w:rPr/>
        <w:t>Il s’inscrit dans une logique de transparence méthodologique, en rendant explicites les limites des données utilisées et en permettant, le cas échéant, d’alerter sur des anomalies ou incohérences détectées.</w:t>
      </w:r>
      <w:bookmarkEnd w:id="71"/>
    </w:p>
    <w:p xmlns:wp14="http://schemas.microsoft.com/office/word/2010/wordml" w14:paraId="1912CEF5" wp14:textId="77777777">
      <w:pPr>
        <w:pStyle w:val="Heading4"/>
        <w:rPr/>
      </w:pPr>
      <w:bookmarkStart w:name="fonctionnalités-1" w:id="72"/>
      <w:r>
        <w:rPr/>
        <w:t>13.3.2 Fonctionnalités</w:t>
      </w:r>
    </w:p>
    <w:p xmlns:wp14="http://schemas.microsoft.com/office/word/2010/wordml" w14:paraId="40560E11" wp14:textId="77777777">
      <w:pPr>
        <w:pStyle w:val="Compact"/>
        <w:numPr>
          <w:ilvl w:val="0"/>
          <w:numId w:val="1"/>
        </w:numPr>
        <w:rPr/>
      </w:pPr>
      <w:r>
        <w:rPr>
          <w:b/>
          <w:bCs/>
        </w:rPr>
        <w:t>Contrôles de cohérence</w:t>
      </w:r>
      <w:r>
        <w:rPr/>
        <w:br/>
      </w:r>
      <w:r>
        <w:rPr/>
        <w:t>Mise en place de règles automatiques permettant de détecter des anomalies dans les données :</w:t>
      </w:r>
    </w:p>
    <w:p xmlns:wp14="http://schemas.microsoft.com/office/word/2010/wordml" w14:paraId="5059A45E" wp14:textId="77777777">
      <w:pPr>
        <w:pStyle w:val="Compact"/>
        <w:numPr>
          <w:ilvl w:val="1"/>
          <w:numId w:val="1"/>
        </w:numPr>
        <w:rPr/>
      </w:pPr>
      <w:r>
        <w:rPr/>
        <w:t>valeurs aberrantes ou hors plage attendue</w:t>
      </w:r>
    </w:p>
    <w:p xmlns:wp14="http://schemas.microsoft.com/office/word/2010/wordml" w14:paraId="34BB195C" wp14:textId="77777777">
      <w:pPr>
        <w:pStyle w:val="Compact"/>
        <w:numPr>
          <w:ilvl w:val="1"/>
          <w:numId w:val="1"/>
        </w:numPr>
        <w:rPr/>
      </w:pPr>
      <w:r>
        <w:rPr/>
        <w:t>incohérences spatiales (ex : géométries invalides, mauvais rattachement territorial)</w:t>
      </w:r>
    </w:p>
    <w:p xmlns:wp14="http://schemas.microsoft.com/office/word/2010/wordml" w14:paraId="2F5EDCA7" wp14:textId="77777777">
      <w:pPr>
        <w:pStyle w:val="Compact"/>
        <w:numPr>
          <w:ilvl w:val="1"/>
          <w:numId w:val="1"/>
        </w:numPr>
        <w:rPr/>
      </w:pPr>
      <w:r>
        <w:rPr/>
        <w:t>incohérences temporelles (dates manquantes, inversées, discontinuités)</w:t>
      </w:r>
    </w:p>
    <w:p xmlns:wp14="http://schemas.microsoft.com/office/word/2010/wordml" w14:paraId="0F696C06" wp14:textId="77777777">
      <w:pPr>
        <w:pStyle w:val="FirstParagraph"/>
        <w:rPr/>
      </w:pPr>
      <w:r>
        <w:rPr/>
        <w:t>Ces contrôles peuvent être bloquants ou informatifs selon les cas.</w:t>
      </w:r>
      <w:bookmarkEnd w:id="70"/>
      <w:bookmarkEnd w:id="72"/>
    </w:p>
    <w:p xmlns:wp14="http://schemas.microsoft.com/office/word/2010/wordml" w14:paraId="2B799CC4" wp14:textId="77777777">
      <w:pPr>
        <w:pStyle w:val="Heading3"/>
        <w:rPr/>
      </w:pPr>
      <w:bookmarkStart w:name="epic-3-référentiels" w:id="73"/>
      <w:r>
        <w:rPr/>
        <w:t>13.4 EPIC 3 : Référentiels</w:t>
      </w:r>
    </w:p>
    <w:p xmlns:wp14="http://schemas.microsoft.com/office/word/2010/wordml" w14:paraId="1B4E4A9E" wp14:textId="77777777">
      <w:pPr>
        <w:pStyle w:val="FirstParagraph"/>
        <w:rPr/>
      </w:pPr>
      <w:r>
        <w:rPr/>
        <w:t>Cet EPIC regroupe des éléments nécessaires au modèle de données de l’application HydroScope. Les référentiels constituent le socle sur lequel reposent les données, les traitements et les restitutions. Ils permettent d’assurer la cohérence globale du système, en garantissant une compréhension partagée des objets manipulés et des règles associées.</w:t>
      </w:r>
    </w:p>
    <w:p xmlns:wp14="http://schemas.microsoft.com/office/word/2010/wordml" w14:paraId="768FC73F" wp14:textId="77777777">
      <w:pPr>
        <w:pStyle w:val="Heading4"/>
        <w:rPr/>
      </w:pPr>
      <w:bookmarkStart w:name="description-2" w:id="74"/>
      <w:r>
        <w:rPr/>
        <w:t>13.4.1 Description</w:t>
      </w:r>
    </w:p>
    <w:p xmlns:wp14="http://schemas.microsoft.com/office/word/2010/wordml" w14:paraId="4E410509" wp14:textId="77777777">
      <w:pPr>
        <w:pStyle w:val="FirstParagraph"/>
        <w:rPr/>
      </w:pPr>
      <w:r>
        <w:rPr/>
        <w:t>L’EPIC couvre la définition, la gestion et la mise à jour des référentiels utilisés par HydroScope. Il s’agit notamment des référentiels géographiques, des référentiels d’indicateurs et des référentiels liés aux utilisateurs.</w:t>
      </w:r>
    </w:p>
    <w:p xmlns:wp14="http://schemas.microsoft.com/office/word/2010/wordml" w14:paraId="33E0620B" wp14:textId="77777777">
      <w:pPr>
        <w:pStyle w:val="BodyText"/>
        <w:rPr/>
      </w:pPr>
      <w:r>
        <w:rPr/>
        <w:t>Ces référentiels doivent être centralisés, versionnés et documentés. Ils doivent également permettre de gérer les évolutions dans le temps (modification de périmètres, ajout de nouveaux objets, évolution des indicateurs) sans remettre en cause la cohérence des données historiques.</w:t>
      </w:r>
      <w:bookmarkEnd w:id="74"/>
    </w:p>
    <w:p xmlns:wp14="http://schemas.microsoft.com/office/word/2010/wordml" w14:paraId="7B526171" wp14:textId="77777777">
      <w:pPr>
        <w:pStyle w:val="Heading4"/>
        <w:rPr/>
      </w:pPr>
      <w:bookmarkStart w:name="fonctionnalités-2" w:id="75"/>
      <w:r>
        <w:rPr/>
        <w:t>13.4.2 Fonctionnalités</w:t>
      </w:r>
    </w:p>
    <w:p xmlns:wp14="http://schemas.microsoft.com/office/word/2010/wordml" w14:paraId="47941FCE" wp14:textId="77777777">
      <w:pPr>
        <w:pStyle w:val="Compact"/>
        <w:numPr>
          <w:ilvl w:val="0"/>
          <w:numId w:val="1"/>
        </w:numPr>
        <w:rPr/>
      </w:pPr>
      <w:r>
        <w:rPr>
          <w:b/>
          <w:bCs/>
        </w:rPr>
        <w:t>Référentiel géographique</w:t>
      </w:r>
      <w:r>
        <w:rPr/>
        <w:br/>
      </w:r>
      <w:r>
        <w:rPr/>
        <w:t>Gestion des objets spatiaux utilisés dans le système :</w:t>
      </w:r>
    </w:p>
    <w:p xmlns:wp14="http://schemas.microsoft.com/office/word/2010/wordml" w14:paraId="7D36DA86" wp14:textId="77777777">
      <w:pPr>
        <w:pStyle w:val="Compact"/>
        <w:numPr>
          <w:ilvl w:val="1"/>
          <w:numId w:val="1"/>
        </w:numPr>
        <w:rPr/>
      </w:pPr>
      <w:r>
        <w:rPr/>
        <w:t>bassins versants d’alimentation en eau potable (BVAEP)</w:t>
      </w:r>
    </w:p>
    <w:p xmlns:wp14="http://schemas.microsoft.com/office/word/2010/wordml" w14:paraId="368A65F6" wp14:textId="77777777">
      <w:pPr>
        <w:pStyle w:val="Compact"/>
        <w:numPr>
          <w:ilvl w:val="1"/>
          <w:numId w:val="1"/>
        </w:numPr>
        <w:rPr/>
      </w:pPr>
      <w:r>
        <w:rPr/>
        <w:t>unité ge gestion de l’eau portable (captages et forages AEP)</w:t>
      </w:r>
    </w:p>
    <w:p xmlns:wp14="http://schemas.microsoft.com/office/word/2010/wordml" w14:paraId="68249067" wp14:textId="77777777">
      <w:pPr>
        <w:pStyle w:val="Compact"/>
        <w:numPr>
          <w:ilvl w:val="1"/>
          <w:numId w:val="1"/>
        </w:numPr>
        <w:rPr/>
      </w:pPr>
      <w:r>
        <w:rPr/>
        <w:t>périmètres de protection</w:t>
      </w:r>
    </w:p>
    <w:p xmlns:wp14="http://schemas.microsoft.com/office/word/2010/wordml" w14:paraId="00CAEDE4" wp14:textId="77777777">
      <w:pPr>
        <w:pStyle w:val="Compact"/>
        <w:numPr>
          <w:ilvl w:val="1"/>
          <w:numId w:val="1"/>
        </w:numPr>
        <w:rPr/>
      </w:pPr>
      <w:r>
        <w:rPr/>
        <w:t>limites administratives (communes, provinces)</w:t>
      </w:r>
    </w:p>
    <w:p xmlns:wp14="http://schemas.microsoft.com/office/word/2010/wordml" w14:paraId="22CCFABF" wp14:textId="77777777">
      <w:pPr>
        <w:pStyle w:val="Compact"/>
        <w:numPr>
          <w:ilvl w:val="1"/>
          <w:numId w:val="1"/>
        </w:numPr>
        <w:rPr/>
      </w:pPr>
      <w:r>
        <w:rPr/>
        <w:t>Référentiel hydrographique cartographié</w:t>
      </w:r>
    </w:p>
    <w:p xmlns:wp14="http://schemas.microsoft.com/office/word/2010/wordml" w14:paraId="4B19FC83" wp14:textId="77777777">
      <w:pPr>
        <w:pStyle w:val="Compact"/>
        <w:numPr>
          <w:ilvl w:val="1"/>
          <w:numId w:val="1"/>
        </w:numPr>
        <w:rPr/>
      </w:pPr>
      <w:r>
        <w:rPr/>
        <w:t>maillages d’analyse (ex : grille H3)</w:t>
      </w:r>
    </w:p>
    <w:p xmlns:wp14="http://schemas.microsoft.com/office/word/2010/wordml" w14:paraId="4992DFA1" wp14:textId="77777777">
      <w:pPr>
        <w:pStyle w:val="FirstParagraph"/>
        <w:rPr/>
      </w:pPr>
      <w:r>
        <w:rPr/>
        <w:t>Ces référentiels doivent permettre d’assurer la cohérence spatiale des données, de gérer les relations entre objets.</w:t>
      </w:r>
    </w:p>
    <w:p xmlns:wp14="http://schemas.microsoft.com/office/word/2010/wordml" w14:paraId="28F8EF4B" wp14:textId="77777777">
      <w:pPr>
        <w:pStyle w:val="Compact"/>
        <w:numPr>
          <w:ilvl w:val="0"/>
          <w:numId w:val="1"/>
        </w:numPr>
        <w:rPr/>
      </w:pPr>
      <w:r>
        <w:rPr>
          <w:b/>
          <w:bCs/>
        </w:rPr>
        <w:t>Référentiel des indicateurs</w:t>
      </w:r>
      <w:r>
        <w:rPr/>
        <w:br/>
      </w:r>
      <w:r>
        <w:rPr/>
        <w:t>Définition et structuration des indicateurs utilisés dans HydroScope :</w:t>
      </w:r>
    </w:p>
    <w:p xmlns:wp14="http://schemas.microsoft.com/office/word/2010/wordml" w14:paraId="7C11B103" wp14:textId="77777777">
      <w:pPr>
        <w:pStyle w:val="Compact"/>
        <w:numPr>
          <w:ilvl w:val="1"/>
          <w:numId w:val="1"/>
        </w:numPr>
        <w:rPr/>
      </w:pPr>
      <w:r>
        <w:rPr/>
        <w:t>nom, description et finalité</w:t>
      </w:r>
    </w:p>
    <w:p xmlns:wp14="http://schemas.microsoft.com/office/word/2010/wordml" w14:paraId="4B15A310" wp14:textId="77777777">
      <w:pPr>
        <w:pStyle w:val="Compact"/>
        <w:numPr>
          <w:ilvl w:val="1"/>
          <w:numId w:val="1"/>
        </w:numPr>
        <w:rPr/>
      </w:pPr>
      <w:r>
        <w:rPr/>
        <w:t>méthode de calcul</w:t>
      </w:r>
    </w:p>
    <w:p xmlns:wp14="http://schemas.microsoft.com/office/word/2010/wordml" w14:paraId="4B34289F" wp14:textId="77777777">
      <w:pPr>
        <w:pStyle w:val="Compact"/>
        <w:numPr>
          <w:ilvl w:val="1"/>
          <w:numId w:val="1"/>
        </w:numPr>
        <w:rPr/>
      </w:pPr>
      <w:r>
        <w:rPr/>
        <w:t>unités et échelles d’interprétation</w:t>
      </w:r>
    </w:p>
    <w:p xmlns:wp14="http://schemas.microsoft.com/office/word/2010/wordml" w14:paraId="6303BDAB" wp14:textId="77777777">
      <w:pPr>
        <w:pStyle w:val="Compact"/>
        <w:numPr>
          <w:ilvl w:val="1"/>
          <w:numId w:val="1"/>
        </w:numPr>
        <w:rPr/>
      </w:pPr>
      <w:r>
        <w:rPr/>
        <w:t>seuils éventuels</w:t>
      </w:r>
    </w:p>
    <w:p xmlns:wp14="http://schemas.microsoft.com/office/word/2010/wordml" w14:paraId="68B6052F" wp14:textId="77777777">
      <w:pPr>
        <w:pStyle w:val="Compact"/>
        <w:numPr>
          <w:ilvl w:val="1"/>
          <w:numId w:val="1"/>
        </w:numPr>
        <w:rPr/>
      </w:pPr>
      <w:r>
        <w:rPr/>
        <w:t>liens avec les données sources</w:t>
      </w:r>
    </w:p>
    <w:p xmlns:wp14="http://schemas.microsoft.com/office/word/2010/wordml" w14:paraId="54C73FF7" wp14:textId="77777777">
      <w:pPr>
        <w:pStyle w:val="FirstParagraph"/>
        <w:rPr/>
      </w:pPr>
      <w:r>
        <w:rPr/>
        <w:t>Ce référentiel constitue un élément central de la transparence méthodologique et doit être accessible aux utilisateurs via des fiches descriptives.</w:t>
      </w:r>
    </w:p>
    <w:p xmlns:wp14="http://schemas.microsoft.com/office/word/2010/wordml" w14:paraId="19F75D78" wp14:textId="77777777">
      <w:pPr>
        <w:pStyle w:val="Compact"/>
        <w:numPr>
          <w:ilvl w:val="0"/>
          <w:numId w:val="1"/>
        </w:numPr>
        <w:rPr/>
      </w:pPr>
      <w:r>
        <w:rPr>
          <w:b/>
          <w:bCs/>
        </w:rPr>
        <w:t>Référentiel des utilisateurs et des rôles</w:t>
      </w:r>
      <w:r>
        <w:rPr/>
        <w:br/>
      </w:r>
      <w:r>
        <w:rPr/>
        <w:t>Définition des profils utilisateurs et des droits associés :</w:t>
      </w:r>
    </w:p>
    <w:p xmlns:wp14="http://schemas.microsoft.com/office/word/2010/wordml" w14:paraId="5D647E6A" wp14:textId="77777777">
      <w:pPr>
        <w:pStyle w:val="Compact"/>
        <w:numPr>
          <w:ilvl w:val="1"/>
          <w:numId w:val="1"/>
        </w:numPr>
        <w:rPr/>
      </w:pPr>
      <w:r>
        <w:rPr/>
        <w:t>types de profils (expert, technicien, décideur, autres)</w:t>
      </w:r>
    </w:p>
    <w:p xmlns:wp14="http://schemas.microsoft.com/office/word/2010/wordml" w14:paraId="634A83F7" wp14:textId="77777777">
      <w:pPr>
        <w:pStyle w:val="Compact"/>
        <w:numPr>
          <w:ilvl w:val="1"/>
          <w:numId w:val="1"/>
        </w:numPr>
        <w:rPr/>
      </w:pPr>
      <w:r>
        <w:rPr/>
        <w:t>niveaux d’accès aux données et aux fonctionnalités</w:t>
      </w:r>
    </w:p>
    <w:p xmlns:wp14="http://schemas.microsoft.com/office/word/2010/wordml" w14:paraId="43012847" wp14:textId="77777777">
      <w:pPr>
        <w:pStyle w:val="Compact"/>
        <w:numPr>
          <w:ilvl w:val="1"/>
          <w:numId w:val="1"/>
        </w:numPr>
        <w:rPr/>
      </w:pPr>
      <w:r>
        <w:rPr/>
        <w:t>gestion des rôles et des habilitations Ce référentiel permet d’adapter l’outil aux différents usages et de contrôler l’accès aux informations sensibles.</w:t>
      </w:r>
      <w:bookmarkEnd w:id="73"/>
      <w:bookmarkEnd w:id="75"/>
    </w:p>
    <w:p xmlns:wp14="http://schemas.microsoft.com/office/word/2010/wordml" w14:paraId="3C9A8110" wp14:textId="77777777">
      <w:pPr>
        <w:pStyle w:val="Heading3"/>
        <w:rPr/>
      </w:pPr>
      <w:bookmarkStart w:name="epic-4-calcul-dindicateurs" w:id="76"/>
      <w:r>
        <w:rPr/>
        <w:t>13.5 EPIC 4 : Calcul d’indicateurs</w:t>
      </w:r>
    </w:p>
    <w:tbl>
      <w:tblPr>
        <w:tblStyle w:val="Table"/>
        <w:tblW w:w="5000" w:type="pct"/>
        <w:jc w:val="left"/>
        <w:tblInd w:w="114" w:type="dxa"/>
        <w:tblLayout w:type="fixed"/>
        <w:tblCellMar>
          <w:top w:w="92" w:type="dxa"/>
          <w:left w:w="144" w:type="dxa"/>
          <w:bottom w:w="92" w:type="dxa"/>
          <w:right w:w="144" w:type="dxa"/>
        </w:tblCellMar>
        <w:tblLook w:val="0000" w:firstRow="0" w:lastRow="0" w:firstColumn="0" w:lastColumn="0" w:noHBand="0" w:noVBand="0"/>
      </w:tblPr>
      <w:tblGrid>
        <w:gridCol w:w="9360"/>
      </w:tblGrid>
      <w:tr xmlns:wp14="http://schemas.microsoft.com/office/word/2010/wordml" w14:paraId="3762280D" wp14:textId="77777777">
        <w:trPr>
          <w:cantSplit/>
        </w:trPr>
        <w:tc>
          <w:tcPr>
            <w:tcW w:w="9360" w:type="dxa"/>
            <w:tcBorders>
              <w:top w:val="single" w:color="CC1914" w:sz="4" w:space="0"/>
              <w:left w:val="single" w:color="CC1914" w:sz="24" w:space="0"/>
              <w:right w:val="single" w:color="CC1914" w:sz="4" w:space="0"/>
            </w:tcBorders>
            <w:shd w:val="clear" w:color="auto" w:fill="F7DDDC"/>
          </w:tcPr>
          <w:p w14:paraId="127ECB71" wp14:textId="77777777">
            <w:pPr>
              <w:pStyle w:val="FirstParagraph"/>
              <w:spacing w:before="0" w:after="0"/>
              <w:textAlignment w:val="center"/>
              <w:rPr/>
            </w:pPr>
            <w:r>
              <w:rPr/>
              <w:drawing>
                <wp:inline xmlns:wp14="http://schemas.microsoft.com/office/word/2010/wordprocessingDrawing" distT="0" distB="0" distL="0" distR="0" wp14:anchorId="69223590" wp14:editId="7777777">
                  <wp:extent cx="152400" cy="152400"/>
                  <wp:effectExtent l="0" t="0" r="0" b="0"/>
                  <wp:docPr id="20"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
                          <pic:cNvPicPr>
                            <a:picLocks noChangeAspect="1" noChangeArrowheads="1"/>
                          </pic:cNvPicPr>
                        </pic:nvPicPr>
                        <pic:blipFill>
                          <a:blip r:embed="rId3"/>
                          <a:stretch>
                            <a:fillRect/>
                          </a:stretch>
                        </pic:blipFill>
                        <pic:spPr bwMode="auto">
                          <a:xfrm>
                            <a:off x="0" y="0"/>
                            <a:ext cx="152400" cy="152400"/>
                          </a:xfrm>
                          <a:prstGeom prst="rect">
                            <a:avLst/>
                          </a:prstGeom>
                          <a:noFill/>
                        </pic:spPr>
                      </pic:pic>
                    </a:graphicData>
                  </a:graphic>
                </wp:inline>
              </w:drawing>
            </w:r>
            <w:r>
              <w:rPr/>
              <w:t xml:space="preserve">  </w:t>
            </w:r>
            <w:r>
              <w:rPr/>
              <w:t>Important</w:t>
            </w:r>
          </w:p>
        </w:tc>
      </w:tr>
      <w:tr xmlns:wp14="http://schemas.microsoft.com/office/word/2010/wordml" w14:paraId="5F03E9AA" wp14:textId="77777777">
        <w:trPr>
          <w:cantSplit/>
        </w:trPr>
        <w:tc>
          <w:tcPr>
            <w:tcW w:w="9360" w:type="dxa"/>
            <w:tcBorders>
              <w:left w:val="single" w:color="CC1914" w:sz="24" w:space="0"/>
              <w:bottom w:val="single" w:color="CC1914" w:sz="4" w:space="0"/>
              <w:right w:val="single" w:color="CC1914" w:sz="4" w:space="0"/>
            </w:tcBorders>
            <w:tcMar>
              <w:top w:w="108" w:type="dxa"/>
              <w:bottom w:w="108" w:type="dxa"/>
            </w:tcMar>
          </w:tcPr>
          <w:p w14:paraId="30D07165" wp14:textId="77777777">
            <w:pPr>
              <w:pStyle w:val="BodyText"/>
              <w:spacing w:before="16" w:after="16"/>
              <w:rPr/>
            </w:pPr>
            <w:r>
              <w:rPr/>
              <w:t>L’implémentation des traitments se fera en étroite collaboration des experts DATA de l’Observatoire. L’architecture de traitement et les technologies exploités étant spécifiques, le travail consistera principalement à rédiger du code ETL/ELT en python et SQL.</w:t>
            </w:r>
          </w:p>
          <w:p w14:paraId="3DEEC669" wp14:textId="77777777">
            <w:pPr>
              <w:pStyle w:val="Normal"/>
              <w:spacing w:before="0" w:after="200"/>
              <w:jc w:val="left"/>
              <w:rPr>
                <w:sz w:val="24"/>
              </w:rPr>
            </w:pPr>
            <w:r>
              <w:rPr>
                <w:sz w:val="24"/>
              </w:rPr>
            </w:r>
          </w:p>
        </w:tc>
      </w:tr>
    </w:tbl>
    <w:p xmlns:wp14="http://schemas.microsoft.com/office/word/2010/wordml" w14:paraId="6176BB49" wp14:textId="77777777">
      <w:pPr>
        <w:pStyle w:val="BodyText"/>
        <w:rPr/>
      </w:pPr>
      <w:r>
        <w:rPr/>
        <w:t>Cet EPIC constitue le partie analytique d’HydroScope. Il regroupe des mécanismes permettant de transformer les données brutes en indicateurs exploitables pour le suivi, l’analyse et l’aide à la décision.</w:t>
      </w:r>
    </w:p>
    <w:p xmlns:wp14="http://schemas.microsoft.com/office/word/2010/wordml" w14:paraId="6E811EEA" wp14:textId="77777777">
      <w:pPr>
        <w:pStyle w:val="BodyText"/>
        <w:rPr/>
      </w:pPr>
      <w:r>
        <w:rPr/>
        <w:t>Les indicateurs produits doivent permettre de caractériser les territoires et les unités de gestion de l’eau potable, d’identifier les enjeux et les pressions exercées sur la ressource en eau et de suivre leur évolution dans le temps. Leur construction repose sur des choix méthodologiques structurants, qui doivent être explicités et maîtrisés.</w:t>
      </w:r>
    </w:p>
    <w:p xmlns:wp14="http://schemas.microsoft.com/office/word/2010/wordml" w14:paraId="481D4343" wp14:textId="77777777">
      <w:pPr>
        <w:pStyle w:val="BodyText"/>
        <w:rPr/>
      </w:pPr>
      <w:r>
        <w:rPr/>
        <w:t>Les traitements doivent permettre de produire des indicateurs à différentes échelles spatiales (captage, bassin versant, maille) et temporelles, tout en garantissant la reproductibilité des résultats.</w:t>
      </w:r>
    </w:p>
    <w:p xmlns:wp14="http://schemas.microsoft.com/office/word/2010/wordml" w14:paraId="713DC9A0" wp14:textId="77777777">
      <w:pPr>
        <w:pStyle w:val="BodyText"/>
        <w:rPr/>
      </w:pPr>
      <w:r>
        <w:rPr/>
        <w:t>Une attention particulière est portée à la transparence des méthodes de calcul et à la capacité du système à gérer les évolutions des indicateurs dans le temps.</w:t>
      </w:r>
    </w:p>
    <w:p xmlns:wp14="http://schemas.microsoft.com/office/word/2010/wordml" w14:paraId="1E7110E6" wp14:textId="77777777">
      <w:pPr>
        <w:pStyle w:val="Heading4"/>
        <w:rPr/>
      </w:pPr>
      <w:bookmarkStart w:name="fonctionnalités-3" w:id="77"/>
      <w:r>
        <w:rPr/>
        <w:t>13.5.1 Fonctionnalités</w:t>
      </w:r>
    </w:p>
    <w:p xmlns:wp14="http://schemas.microsoft.com/office/word/2010/wordml" w14:paraId="4B1BB282" wp14:textId="77777777">
      <w:pPr>
        <w:pStyle w:val="Compact"/>
        <w:numPr>
          <w:ilvl w:val="0"/>
          <w:numId w:val="1"/>
        </w:numPr>
        <w:rPr/>
      </w:pPr>
      <w:r>
        <w:rPr>
          <w:b/>
          <w:bCs/>
        </w:rPr>
        <w:t>Calculs simples (statistiques descriptives)</w:t>
      </w:r>
      <w:r>
        <w:rPr/>
        <w:br/>
      </w:r>
      <w:r>
        <w:rPr/>
        <w:t>Production d’indicateurs de base à partir des données disponibles :</w:t>
      </w:r>
    </w:p>
    <w:p xmlns:wp14="http://schemas.microsoft.com/office/word/2010/wordml" w14:paraId="192F5BCD" wp14:textId="77777777">
      <w:pPr>
        <w:pStyle w:val="Compact"/>
        <w:numPr>
          <w:ilvl w:val="1"/>
          <w:numId w:val="1"/>
        </w:numPr>
        <w:rPr/>
      </w:pPr>
      <w:r>
        <w:rPr/>
        <w:t>moyennes, médianes, sommes,</w:t>
      </w:r>
    </w:p>
    <w:p xmlns:wp14="http://schemas.microsoft.com/office/word/2010/wordml" w14:paraId="0D696128" wp14:textId="77777777">
      <w:pPr>
        <w:pStyle w:val="Compact"/>
        <w:numPr>
          <w:ilvl w:val="1"/>
          <w:numId w:val="1"/>
        </w:numPr>
        <w:rPr/>
      </w:pPr>
      <w:r>
        <w:rPr/>
        <w:t>fréquences, occurrences, ratio</w:t>
      </w:r>
    </w:p>
    <w:p xmlns:wp14="http://schemas.microsoft.com/office/word/2010/wordml" w14:paraId="4C531852" wp14:textId="77777777">
      <w:pPr>
        <w:pStyle w:val="Compact"/>
        <w:numPr>
          <w:ilvl w:val="1"/>
          <w:numId w:val="1"/>
        </w:numPr>
        <w:rPr/>
      </w:pPr>
      <w:r>
        <w:rPr/>
        <w:t>indicateurs de tendance simple</w:t>
      </w:r>
    </w:p>
    <w:p xmlns:wp14="http://schemas.microsoft.com/office/word/2010/wordml" w14:paraId="33714C2A" wp14:textId="77777777">
      <w:pPr>
        <w:pStyle w:val="Compact"/>
        <w:numPr>
          <w:ilvl w:val="1"/>
          <w:numId w:val="1"/>
        </w:numPr>
        <w:rPr/>
      </w:pPr>
      <w:r>
        <w:rPr/>
        <w:t>intersection spatiales Ces calculs constituent les briques élémentaires pour des analyses plus complexes ultérieures.</w:t>
      </w:r>
    </w:p>
    <w:p xmlns:wp14="http://schemas.microsoft.com/office/word/2010/wordml" w14:paraId="2742C18E" wp14:textId="77777777">
      <w:pPr>
        <w:pStyle w:val="Compact"/>
        <w:numPr>
          <w:ilvl w:val="0"/>
          <w:numId w:val="1"/>
        </w:numPr>
        <w:rPr/>
      </w:pPr>
      <w:r>
        <w:rPr>
          <w:b/>
          <w:bCs/>
        </w:rPr>
        <w:t>Agrégations spatiales et temporelles</w:t>
      </w:r>
      <w:r>
        <w:rPr/>
        <w:br/>
      </w:r>
      <w:r>
        <w:rPr/>
        <w:t>Transformation des données afin de produire des indicateurs à différentes échelles :</w:t>
      </w:r>
    </w:p>
    <w:p xmlns:wp14="http://schemas.microsoft.com/office/word/2010/wordml" w14:paraId="7F82F049" wp14:textId="77777777">
      <w:pPr>
        <w:pStyle w:val="Compact"/>
        <w:numPr>
          <w:ilvl w:val="1"/>
          <w:numId w:val="1"/>
        </w:numPr>
        <w:rPr/>
      </w:pPr>
      <w:r>
        <w:rPr/>
        <w:t>agrégation de données ponctuelles à l’échelle d’un bassin versant</w:t>
      </w:r>
    </w:p>
    <w:p xmlns:wp14="http://schemas.microsoft.com/office/word/2010/wordml" w14:paraId="05CDC16E" wp14:textId="77777777">
      <w:pPr>
        <w:pStyle w:val="Compact"/>
        <w:numPr>
          <w:ilvl w:val="1"/>
          <w:numId w:val="1"/>
        </w:numPr>
        <w:rPr/>
      </w:pPr>
      <w:r>
        <w:rPr/>
        <w:t>consolidation sur des périodes temporelles (mensuelle, annuelle, pluriannuelle)</w:t>
      </w:r>
    </w:p>
    <w:p xmlns:wp14="http://schemas.microsoft.com/office/word/2010/wordml" w14:paraId="10F104D5" wp14:textId="77777777">
      <w:pPr>
        <w:pStyle w:val="Compact"/>
        <w:numPr>
          <w:ilvl w:val="1"/>
          <w:numId w:val="1"/>
        </w:numPr>
        <w:rPr/>
      </w:pPr>
      <w:r>
        <w:rPr/>
        <w:t>gestion des changements d’échelle (ex : maille H3 vers bassin versant, vers captages et vise-versa) Ces agrégations doivent être maîtrisées afin d’éviter les biais liés aux changements d’échelle.</w:t>
      </w:r>
    </w:p>
    <w:p xmlns:wp14="http://schemas.microsoft.com/office/word/2010/wordml" w14:paraId="5FC16C6C" wp14:textId="77777777">
      <w:pPr>
        <w:pStyle w:val="Compact"/>
        <w:numPr>
          <w:ilvl w:val="0"/>
          <w:numId w:val="1"/>
        </w:numPr>
        <w:rPr/>
      </w:pPr>
      <w:r>
        <w:rPr>
          <w:b/>
          <w:bCs/>
        </w:rPr>
        <w:t>Paramétrage des méthodes de calcul</w:t>
      </w:r>
      <w:r>
        <w:rPr/>
        <w:br/>
      </w:r>
      <w:r>
        <w:rPr/>
        <w:t>Possibilité de définir et d’ajuster les règles de calcul :</w:t>
      </w:r>
    </w:p>
    <w:p xmlns:wp14="http://schemas.microsoft.com/office/word/2010/wordml" w14:paraId="71253409" wp14:textId="77777777">
      <w:pPr>
        <w:pStyle w:val="Compact"/>
        <w:numPr>
          <w:ilvl w:val="1"/>
          <w:numId w:val="1"/>
        </w:numPr>
        <w:rPr/>
      </w:pPr>
      <w:r>
        <w:rPr/>
        <w:t>choix des variables utilisées</w:t>
      </w:r>
    </w:p>
    <w:p xmlns:wp14="http://schemas.microsoft.com/office/word/2010/wordml" w14:paraId="45091181" wp14:textId="77777777">
      <w:pPr>
        <w:pStyle w:val="Compact"/>
        <w:numPr>
          <w:ilvl w:val="1"/>
          <w:numId w:val="1"/>
        </w:numPr>
        <w:rPr/>
      </w:pPr>
      <w:r>
        <w:rPr/>
        <w:t>règles d’agrégation</w:t>
      </w:r>
    </w:p>
    <w:p xmlns:wp14="http://schemas.microsoft.com/office/word/2010/wordml" w14:paraId="7E065DF4" wp14:textId="77777777">
      <w:pPr>
        <w:pStyle w:val="Compact"/>
        <w:numPr>
          <w:ilvl w:val="1"/>
          <w:numId w:val="1"/>
        </w:numPr>
        <w:rPr/>
      </w:pPr>
      <w:r>
        <w:rPr/>
        <w:t>filtres sur les données (qualité/type, période, source) Ce paramétrage doit être documenté et accessible afin de garantir la transparence.</w:t>
      </w:r>
    </w:p>
    <w:p xmlns:wp14="http://schemas.microsoft.com/office/word/2010/wordml" w14:paraId="6144865A" wp14:textId="77777777">
      <w:pPr>
        <w:pStyle w:val="Compact"/>
        <w:numPr>
          <w:ilvl w:val="0"/>
          <w:numId w:val="1"/>
        </w:numPr>
        <w:rPr/>
      </w:pPr>
      <w:r>
        <w:rPr>
          <w:b/>
          <w:bCs/>
        </w:rPr>
        <w:t>Versioning des indicateurs</w:t>
      </w:r>
      <w:r>
        <w:rPr/>
        <w:br/>
      </w:r>
      <w:r>
        <w:rPr/>
        <w:t>Gestion des évolutions des indicateurs dans le temps :</w:t>
      </w:r>
    </w:p>
    <w:p xmlns:wp14="http://schemas.microsoft.com/office/word/2010/wordml" w14:paraId="7849703D" wp14:textId="77777777">
      <w:pPr>
        <w:pStyle w:val="Compact"/>
        <w:numPr>
          <w:ilvl w:val="1"/>
          <w:numId w:val="1"/>
        </w:numPr>
        <w:rPr/>
      </w:pPr>
      <w:r>
        <w:rPr/>
        <w:t>conservation des versions successives des méthodes de calcul</w:t>
      </w:r>
    </w:p>
    <w:p xmlns:wp14="http://schemas.microsoft.com/office/word/2010/wordml" w14:paraId="443613FB" wp14:textId="77777777">
      <w:pPr>
        <w:pStyle w:val="Compact"/>
        <w:numPr>
          <w:ilvl w:val="1"/>
          <w:numId w:val="1"/>
        </w:numPr>
        <w:rPr/>
      </w:pPr>
      <w:r>
        <w:rPr/>
        <w:t>possibilité de reproduire un indicateur selon une version donnée</w:t>
      </w:r>
    </w:p>
    <w:p xmlns:wp14="http://schemas.microsoft.com/office/word/2010/wordml" w14:paraId="351DBD67" wp14:textId="77777777">
      <w:pPr>
        <w:pStyle w:val="Compact"/>
        <w:numPr>
          <w:ilvl w:val="1"/>
          <w:numId w:val="1"/>
        </w:numPr>
        <w:rPr/>
      </w:pPr>
      <w:r>
        <w:rPr/>
        <w:t>traçabilité des modifications (changement de formule, de source, de paramètres) Ce mécanisme est essentiel pour assurer la comparabilité des résultats dans le temps.</w:t>
      </w:r>
      <w:bookmarkEnd w:id="76"/>
      <w:bookmarkEnd w:id="77"/>
    </w:p>
    <w:p xmlns:wp14="http://schemas.microsoft.com/office/word/2010/wordml" w14:paraId="17BCB265" wp14:textId="77777777">
      <w:pPr>
        <w:pStyle w:val="Heading3"/>
        <w:rPr/>
      </w:pPr>
      <w:bookmarkStart w:name="epic-5-analyse-multicritère-option" w:id="78"/>
      <w:r>
        <w:rPr/>
        <w:t>13.6 EPIC 5 : Analyse multicritère (option)</w:t>
      </w:r>
    </w:p>
    <w:p xmlns:wp14="http://schemas.microsoft.com/office/word/2010/wordml" w14:paraId="4982D187" wp14:textId="77777777">
      <w:pPr>
        <w:pStyle w:val="Heading4"/>
        <w:rPr/>
      </w:pPr>
      <w:bookmarkStart w:name="description-3" w:id="79"/>
      <w:r>
        <w:rPr/>
        <w:t>13.6.1 Description</w:t>
      </w:r>
    </w:p>
    <w:p xmlns:wp14="http://schemas.microsoft.com/office/word/2010/wordml" w14:paraId="1AF0397E" wp14:textId="77777777">
      <w:pPr>
        <w:pStyle w:val="FirstParagraph"/>
        <w:rPr/>
      </w:pPr>
      <w:r>
        <w:rPr/>
        <w:t>L’analyse multicritère constitue un axe d’évolution du projet HydroScope visant à proposer des lectures synthétiques des indicateurs sur la ressources en eau, en combinant plusieurs indicateurs relatifs aux pressions, aux enjeux et aux caractéristiques des bassins versants.</w:t>
      </w:r>
    </w:p>
    <w:p xmlns:wp14="http://schemas.microsoft.com/office/word/2010/wordml" w14:paraId="0C541DF9" wp14:textId="77777777">
      <w:pPr>
        <w:pStyle w:val="BodyText"/>
        <w:rPr/>
      </w:pPr>
      <w:r>
        <w:rPr/>
        <w:t>Elle a pour objectif de faciliter l’identification de situations prioritaires et d’apporter un appui à la décision, tout en conservant un lien explicite avec les données et indicateurs sous-jacents.</w:t>
      </w:r>
    </w:p>
    <w:p xmlns:wp14="http://schemas.microsoft.com/office/word/2010/wordml" w14:paraId="443AF487" wp14:textId="77777777">
      <w:pPr>
        <w:pStyle w:val="BodyText"/>
        <w:rPr/>
      </w:pPr>
      <w:r>
        <w:rPr/>
        <w:t>À ce stade, les modalités précises de construction de ces analyses ne sont pas arrêtées. Elles feront l’objet de travaux spécifiques associant les partenaires techniques et les utilisateurs, afin de garantir leur pertinence scientifique et leur compréhension.</w:t>
      </w:r>
    </w:p>
    <w:p xmlns:wp14="http://schemas.microsoft.com/office/word/2010/wordml" w14:paraId="16DE3AC7" wp14:textId="77777777">
      <w:pPr>
        <w:pStyle w:val="BodyText"/>
        <w:rPr/>
      </w:pPr>
      <w:r>
        <w:rPr/>
        <w:t>L’analyse multicritère devra ainsi être conçue comme un outil d’aide à l’interprétation, et non comme de l’aide à la décision.</w:t>
      </w:r>
      <w:bookmarkEnd w:id="79"/>
    </w:p>
    <w:p xmlns:wp14="http://schemas.microsoft.com/office/word/2010/wordml" w14:paraId="0DB652AF" wp14:textId="77777777">
      <w:pPr>
        <w:pStyle w:val="Heading4"/>
        <w:rPr/>
      </w:pPr>
      <w:bookmarkStart w:name="fonctionnalités-envisagées" w:id="80"/>
      <w:r>
        <w:rPr/>
        <w:t>13.6.2 Fonctionnalités envisagées</w:t>
      </w:r>
    </w:p>
    <w:p xmlns:wp14="http://schemas.microsoft.com/office/word/2010/wordml" w14:paraId="340ADE43" wp14:textId="77777777">
      <w:pPr>
        <w:pStyle w:val="FirstParagraph"/>
        <w:rPr/>
      </w:pPr>
      <w:r>
        <w:rPr/>
        <w:t>À titre indicatif, les fonctionnalités pouvant être couvertes par cet EPIC incluent :</w:t>
      </w:r>
    </w:p>
    <w:p xmlns:wp14="http://schemas.microsoft.com/office/word/2010/wordml" w14:paraId="6CDE9DC9" wp14:textId="77777777">
      <w:pPr>
        <w:pStyle w:val="Compact"/>
        <w:numPr>
          <w:ilvl w:val="0"/>
          <w:numId w:val="1"/>
        </w:numPr>
        <w:rPr/>
      </w:pPr>
      <w:r>
        <w:rPr/>
        <w:t>la combinaison de plusieurs indicateurs au sein de représentations synthétiques ;</w:t>
      </w:r>
    </w:p>
    <w:p xmlns:wp14="http://schemas.microsoft.com/office/word/2010/wordml" w14:paraId="1DB5DA4C" wp14:textId="77777777">
      <w:pPr>
        <w:pStyle w:val="Compact"/>
        <w:numPr>
          <w:ilvl w:val="0"/>
          <w:numId w:val="1"/>
        </w:numPr>
        <w:rPr/>
      </w:pPr>
      <w:r>
        <w:rPr/>
        <w:t>la possibilité d’explorer différentes configurations (sélection d’indicateurs, regroupements) ;</w:t>
      </w:r>
    </w:p>
    <w:p xmlns:wp14="http://schemas.microsoft.com/office/word/2010/wordml" w14:paraId="75000493" wp14:textId="77777777">
      <w:pPr>
        <w:pStyle w:val="Compact"/>
        <w:numPr>
          <w:ilvl w:val="0"/>
          <w:numId w:val="1"/>
        </w:numPr>
        <w:rPr/>
      </w:pPr>
      <w:r>
        <w:rPr/>
        <w:t>la visualisation des contributions respectives des indicateurs ;</w:t>
      </w:r>
    </w:p>
    <w:p xmlns:wp14="http://schemas.microsoft.com/office/word/2010/wordml" w14:paraId="1E02F8CE" wp14:textId="77777777">
      <w:pPr>
        <w:pStyle w:val="Compact"/>
        <w:numPr>
          <w:ilvl w:val="0"/>
          <w:numId w:val="1"/>
        </w:numPr>
        <w:rPr/>
      </w:pPr>
      <w:r>
        <w:rPr/>
        <w:t>la comparaison de territoires selon plusieurs critères. Ces fonctionnalités seront précisées et priorisées au cours du projet.</w:t>
      </w:r>
      <w:bookmarkEnd w:id="80"/>
    </w:p>
    <w:p xmlns:wp14="http://schemas.microsoft.com/office/word/2010/wordml" w14:paraId="67BEF3AD" wp14:textId="77777777">
      <w:pPr>
        <w:pStyle w:val="Heading4"/>
        <w:rPr/>
      </w:pPr>
      <w:bookmarkStart w:name="principes-de-mise-en-œuvre-1" w:id="81"/>
      <w:r>
        <w:rPr/>
        <w:t>13.6.3 Principes de mise en œuvre</w:t>
      </w:r>
    </w:p>
    <w:p xmlns:wp14="http://schemas.microsoft.com/office/word/2010/wordml" w14:paraId="29461FEE" wp14:textId="77777777">
      <w:pPr>
        <w:pStyle w:val="FirstParagraph"/>
        <w:rPr/>
      </w:pPr>
      <w:r>
        <w:rPr/>
        <w:t>La mise en œuvre de cet EPIC devra respecter les principes suivants:</w:t>
      </w:r>
    </w:p>
    <w:p xmlns:wp14="http://schemas.microsoft.com/office/word/2010/wordml" w14:paraId="5E29FAEA" wp14:textId="77777777">
      <w:pPr>
        <w:pStyle w:val="Compact"/>
        <w:numPr>
          <w:ilvl w:val="0"/>
          <w:numId w:val="1"/>
        </w:numPr>
        <w:rPr/>
      </w:pPr>
      <w:r>
        <w:rPr>
          <w:b/>
          <w:bCs/>
        </w:rPr>
        <w:t>Transparence</w:t>
      </w:r>
      <w:r>
        <w:rPr/>
        <w:t xml:space="preserve"> : les méthodes utilisées devront être explicites et compréhensibles ;</w:t>
      </w:r>
    </w:p>
    <w:p xmlns:wp14="http://schemas.microsoft.com/office/word/2010/wordml" w14:paraId="63E5463D" wp14:textId="77777777">
      <w:pPr>
        <w:pStyle w:val="Compact"/>
        <w:numPr>
          <w:ilvl w:val="0"/>
          <w:numId w:val="1"/>
        </w:numPr>
        <w:rPr/>
      </w:pPr>
      <w:r>
        <w:rPr>
          <w:b/>
          <w:bCs/>
        </w:rPr>
        <w:t>Traçabilité</w:t>
      </w:r>
      <w:r>
        <w:rPr/>
        <w:t xml:space="preserve"> : les résultats devront pouvoir être reliés aux indicateurs sources ;</w:t>
      </w:r>
    </w:p>
    <w:p xmlns:wp14="http://schemas.microsoft.com/office/word/2010/wordml" w14:paraId="105C99F3" wp14:textId="77777777">
      <w:pPr>
        <w:pStyle w:val="Compact"/>
        <w:numPr>
          <w:ilvl w:val="0"/>
          <w:numId w:val="1"/>
        </w:numPr>
        <w:rPr/>
      </w:pPr>
      <w:r>
        <w:rPr>
          <w:b/>
          <w:bCs/>
        </w:rPr>
        <w:t>Réversibilité</w:t>
      </w:r>
      <w:r>
        <w:rPr/>
        <w:t xml:space="preserve"> : il devra être possible de revenir à une lecture détaillée des indicateurs ;</w:t>
      </w:r>
    </w:p>
    <w:p xmlns:wp14="http://schemas.microsoft.com/office/word/2010/wordml" w14:paraId="24B57427" wp14:textId="77777777">
      <w:pPr>
        <w:pStyle w:val="Compact"/>
        <w:numPr>
          <w:ilvl w:val="0"/>
          <w:numId w:val="1"/>
        </w:numPr>
        <w:rPr/>
      </w:pPr>
      <w:r>
        <w:rPr>
          <w:b/>
          <w:bCs/>
        </w:rPr>
        <w:t>Prudence méthodologique</w:t>
      </w:r>
      <w:r>
        <w:rPr/>
        <w:t xml:space="preserve"> : éviter toute simplification excessive ou biaisée.</w:t>
      </w:r>
      <w:bookmarkEnd w:id="81"/>
    </w:p>
    <w:p xmlns:wp14="http://schemas.microsoft.com/office/word/2010/wordml" w14:paraId="5DDC6B97" wp14:textId="77777777">
      <w:pPr>
        <w:pStyle w:val="Heading4"/>
        <w:rPr/>
      </w:pPr>
      <w:bookmarkStart w:name="positionnement-dans-le-projet" w:id="82"/>
      <w:r>
        <w:rPr/>
        <w:t>13.6.4 Positionnement dans le projet</w:t>
      </w:r>
    </w:p>
    <w:p xmlns:wp14="http://schemas.microsoft.com/office/word/2010/wordml" w14:paraId="2D071374" wp14:textId="77777777">
      <w:pPr>
        <w:pStyle w:val="FirstParagraph"/>
        <w:rPr/>
      </w:pPr>
      <w:r>
        <w:rPr/>
        <w:t>Compte tenu de sa complexité et des enjeux méthodologiques associés, l’analyse multicritère n’est pas intégrée dans le périmètre du MVP. Elle fera l’objet d’un développement après validation des principes méthodologiques et des besoins utilisateurs.</w:t>
      </w:r>
    </w:p>
    <w:p xmlns:wp14="http://schemas.microsoft.com/office/word/2010/wordml" w14:paraId="77FCA0B0" wp14:textId="77777777">
      <w:pPr>
        <w:pStyle w:val="BodyText"/>
        <w:rPr/>
      </w:pPr>
      <w:r>
        <w:rPr/>
        <w:t>Cet EPIC sera abordé de manière progressive, en lien étroit avec les partenaires techniques, afin de garantir la robustesse et la pertinence des résultats.</w:t>
      </w:r>
      <w:bookmarkEnd w:id="78"/>
      <w:bookmarkEnd w:id="82"/>
    </w:p>
    <w:p xmlns:wp14="http://schemas.microsoft.com/office/word/2010/wordml" w14:paraId="18216205" wp14:textId="77777777">
      <w:pPr>
        <w:pStyle w:val="Heading3"/>
        <w:rPr/>
      </w:pPr>
      <w:bookmarkStart w:name="epic-6-visualisation" w:id="83"/>
      <w:r>
        <w:rPr/>
        <w:t>13.7 EPIC 6 : Visualisation</w:t>
      </w:r>
    </w:p>
    <w:p xmlns:wp14="http://schemas.microsoft.com/office/word/2010/wordml" w14:paraId="25DCBD10" wp14:textId="77777777">
      <w:pPr>
        <w:pStyle w:val="Heading4"/>
        <w:rPr/>
      </w:pPr>
      <w:bookmarkStart w:name="description-4" w:id="84"/>
      <w:r>
        <w:rPr/>
        <w:t>13.7.1 Description</w:t>
      </w:r>
    </w:p>
    <w:p xmlns:wp14="http://schemas.microsoft.com/office/word/2010/wordml" w14:paraId="00569F9D" wp14:textId="77777777">
      <w:pPr>
        <w:pStyle w:val="FirstParagraph"/>
        <w:rPr/>
      </w:pPr>
      <w:r>
        <w:rPr/>
        <w:t>L’EPIC couvre la conception et la mise en œuvre des interfaces de consultation et d’exploration des données. Il s’appuie sur les indicateurs produits (EPIC 4) et les référentiels (EPIC 3) pour proposer des restitutions graphiques et cartographiques à différentes échelles spatiales et temporelles.</w:t>
      </w:r>
    </w:p>
    <w:p xmlns:wp14="http://schemas.microsoft.com/office/word/2010/wordml" w14:paraId="43D688B6" wp14:textId="77777777">
      <w:pPr>
        <w:pStyle w:val="BodyText"/>
        <w:rPr/>
      </w:pPr>
      <w:r>
        <w:rPr/>
        <w:t>Les data visualisations doivent permettre à la fois une lecture synthétique des informations (tableaux de bord) et une exploration plus fine (cartographie, graphiques), en fonction des besoins des utilisateurs.</w:t>
      </w:r>
    </w:p>
    <w:p xmlns:wp14="http://schemas.microsoft.com/office/word/2010/wordml" w14:paraId="5FC39FD7" wp14:textId="77777777">
      <w:pPr>
        <w:pStyle w:val="BodyText"/>
        <w:rPr/>
      </w:pPr>
      <w:r>
        <w:rPr/>
        <w:t>Une attention particulière est portée à l’ergonomie, à la lisibilité et à la cohérence des représentations proposées.</w:t>
      </w:r>
    </w:p>
    <w:p xmlns:wp14="http://schemas.microsoft.com/office/word/2010/wordml" w14:paraId="74D2713F" wp14:textId="77777777">
      <w:pPr>
        <w:pStyle w:val="BodyText"/>
        <w:rPr/>
      </w:pPr>
      <w:r>
        <w:rPr/>
        <w:t>Une maquette IHM est disponible afin de rendre la compréhension de ce qui est attendu plus fluide.</w:t>
      </w:r>
      <w:bookmarkEnd w:id="84"/>
    </w:p>
    <w:p xmlns:wp14="http://schemas.microsoft.com/office/word/2010/wordml" w14:paraId="474F73B9" wp14:textId="77777777">
      <w:pPr>
        <w:pStyle w:val="Heading4"/>
        <w:rPr/>
      </w:pPr>
      <w:bookmarkStart w:name="fonctionnalités-4" w:id="85"/>
      <w:r>
        <w:rPr/>
        <w:t>13.7.2 Fonctionnalités</w:t>
      </w:r>
    </w:p>
    <w:p xmlns:wp14="http://schemas.microsoft.com/office/word/2010/wordml" w14:paraId="40BD6F39" wp14:textId="77777777">
      <w:pPr>
        <w:pStyle w:val="Compact"/>
        <w:numPr>
          <w:ilvl w:val="0"/>
          <w:numId w:val="1"/>
        </w:numPr>
        <w:rPr/>
      </w:pPr>
      <w:r>
        <w:rPr>
          <w:b/>
          <w:bCs/>
        </w:rPr>
        <w:t>Cartographie interactive</w:t>
      </w:r>
    </w:p>
    <w:p xmlns:wp14="http://schemas.microsoft.com/office/word/2010/wordml" w14:paraId="71DDB12B" wp14:textId="77777777">
      <w:pPr>
        <w:pStyle w:val="Compact"/>
        <w:numPr>
          <w:ilvl w:val="1"/>
          <w:numId w:val="1"/>
        </w:numPr>
        <w:rPr/>
      </w:pPr>
      <w:r>
        <w:rPr/>
        <w:t>affichage des bassins versants, captages et autres objets géographiques</w:t>
      </w:r>
    </w:p>
    <w:p xmlns:wp14="http://schemas.microsoft.com/office/word/2010/wordml" w14:paraId="620E5C72" wp14:textId="77777777">
      <w:pPr>
        <w:pStyle w:val="Compact"/>
        <w:numPr>
          <w:ilvl w:val="1"/>
          <w:numId w:val="1"/>
        </w:numPr>
        <w:rPr/>
      </w:pPr>
      <w:r>
        <w:rPr/>
        <w:t>représentation des indicateurs sous forme de couches thématiques</w:t>
      </w:r>
    </w:p>
    <w:p xmlns:wp14="http://schemas.microsoft.com/office/word/2010/wordml" w14:paraId="4328A0BE" wp14:textId="77777777">
      <w:pPr>
        <w:pStyle w:val="Compact"/>
        <w:numPr>
          <w:ilvl w:val="1"/>
          <w:numId w:val="1"/>
        </w:numPr>
        <w:rPr/>
      </w:pPr>
      <w:r>
        <w:rPr/>
        <w:t>navigation (zoom, déplacement) et interaction (sélection, survol)</w:t>
      </w:r>
    </w:p>
    <w:p xmlns:wp14="http://schemas.microsoft.com/office/word/2010/wordml" w14:paraId="2AF5CD38" wp14:textId="77777777">
      <w:pPr>
        <w:pStyle w:val="Compact"/>
        <w:numPr>
          <w:ilvl w:val="1"/>
          <w:numId w:val="1"/>
        </w:numPr>
        <w:rPr/>
      </w:pPr>
      <w:r>
        <w:rPr/>
        <w:t>superposition de plusieurs couches d’information</w:t>
      </w:r>
    </w:p>
    <w:p xmlns:wp14="http://schemas.microsoft.com/office/word/2010/wordml" w14:paraId="23D81EED" wp14:textId="77777777">
      <w:pPr>
        <w:pStyle w:val="Compact"/>
        <w:numPr>
          <w:ilvl w:val="0"/>
          <w:numId w:val="1"/>
        </w:numPr>
        <w:rPr/>
      </w:pPr>
      <w:r>
        <w:rPr>
          <w:b/>
          <w:bCs/>
        </w:rPr>
        <w:t>Tableaux de bord</w:t>
      </w:r>
    </w:p>
    <w:p xmlns:wp14="http://schemas.microsoft.com/office/word/2010/wordml" w14:paraId="56965BFE" wp14:textId="77777777">
      <w:pPr>
        <w:pStyle w:val="Compact"/>
        <w:numPr>
          <w:ilvl w:val="1"/>
          <w:numId w:val="1"/>
        </w:numPr>
        <w:rPr/>
      </w:pPr>
      <w:r>
        <w:rPr/>
        <w:t>visualisation agrégée par territoire ou thématique</w:t>
      </w:r>
    </w:p>
    <w:p xmlns:wp14="http://schemas.microsoft.com/office/word/2010/wordml" w14:paraId="296479AA" wp14:textId="77777777">
      <w:pPr>
        <w:pStyle w:val="Compact"/>
        <w:numPr>
          <w:ilvl w:val="1"/>
          <w:numId w:val="1"/>
        </w:numPr>
        <w:rPr/>
      </w:pPr>
      <w:r>
        <w:rPr/>
        <w:t>affichage de statistiques via des graphiques et des cartes</w:t>
      </w:r>
    </w:p>
    <w:p xmlns:wp14="http://schemas.microsoft.com/office/word/2010/wordml" w14:paraId="4B94A038" wp14:textId="77777777">
      <w:pPr>
        <w:pStyle w:val="Compact"/>
        <w:numPr>
          <w:ilvl w:val="1"/>
          <w:numId w:val="1"/>
        </w:numPr>
        <w:rPr/>
      </w:pPr>
      <w:r>
        <w:rPr/>
        <w:t>accès rapide à l’information essentielle des indicateurs disponibles. Ces tableaux de bord doivent être adaptés aux différents profils utilisateurs.</w:t>
      </w:r>
    </w:p>
    <w:p xmlns:wp14="http://schemas.microsoft.com/office/word/2010/wordml" w14:paraId="40324484" wp14:textId="77777777">
      <w:pPr>
        <w:pStyle w:val="Compact"/>
        <w:numPr>
          <w:ilvl w:val="0"/>
          <w:numId w:val="1"/>
        </w:numPr>
        <w:rPr/>
      </w:pPr>
      <w:r>
        <w:rPr>
          <w:b/>
          <w:bCs/>
        </w:rPr>
        <w:t>Graphiques temporels</w:t>
      </w:r>
    </w:p>
    <w:p xmlns:wp14="http://schemas.microsoft.com/office/word/2010/wordml" w14:paraId="465432D8" wp14:textId="77777777">
      <w:pPr>
        <w:pStyle w:val="Compact"/>
        <w:numPr>
          <w:ilvl w:val="1"/>
          <w:numId w:val="1"/>
        </w:numPr>
        <w:rPr/>
      </w:pPr>
      <w:r>
        <w:rPr/>
        <w:t>séries temporelles</w:t>
      </w:r>
    </w:p>
    <w:p xmlns:wp14="http://schemas.microsoft.com/office/word/2010/wordml" w14:paraId="128162D2" wp14:textId="77777777">
      <w:pPr>
        <w:pStyle w:val="Compact"/>
        <w:numPr>
          <w:ilvl w:val="1"/>
          <w:numId w:val="1"/>
        </w:numPr>
        <w:rPr/>
      </w:pPr>
      <w:r>
        <w:rPr/>
        <w:t>comparaison de périodes</w:t>
      </w:r>
    </w:p>
    <w:p xmlns:wp14="http://schemas.microsoft.com/office/word/2010/wordml" w14:paraId="7D19AB74" wp14:textId="77777777">
      <w:pPr>
        <w:pStyle w:val="Compact"/>
        <w:numPr>
          <w:ilvl w:val="1"/>
          <w:numId w:val="1"/>
        </w:numPr>
        <w:rPr/>
      </w:pPr>
      <w:r>
        <w:rPr/>
        <w:t>identification de tendances et de ruptures Ces outils permettent d’analyser les dynamiques et les évolutions.</w:t>
      </w:r>
    </w:p>
    <w:p xmlns:wp14="http://schemas.microsoft.com/office/word/2010/wordml" w14:paraId="641DAC55" wp14:textId="77777777">
      <w:pPr>
        <w:pStyle w:val="Compact"/>
        <w:numPr>
          <w:ilvl w:val="0"/>
          <w:numId w:val="1"/>
        </w:numPr>
        <w:rPr/>
      </w:pPr>
      <w:r>
        <w:rPr>
          <w:b/>
          <w:bCs/>
        </w:rPr>
        <w:t>Comparaisons spatiales</w:t>
      </w:r>
      <w:r>
        <w:rPr/>
        <w:br/>
      </w:r>
      <w:r>
        <w:rPr/>
        <w:t>Possibilité de comparer plusieurs territoires ou objets :</w:t>
      </w:r>
    </w:p>
    <w:p xmlns:wp14="http://schemas.microsoft.com/office/word/2010/wordml" w14:paraId="7DBE3CFD" wp14:textId="77777777">
      <w:pPr>
        <w:pStyle w:val="Compact"/>
        <w:numPr>
          <w:ilvl w:val="1"/>
          <w:numId w:val="1"/>
        </w:numPr>
        <w:rPr/>
      </w:pPr>
      <w:r>
        <w:rPr/>
        <w:t>comparaison entre bassins versants</w:t>
      </w:r>
    </w:p>
    <w:p xmlns:wp14="http://schemas.microsoft.com/office/word/2010/wordml" w14:paraId="76D236AF" wp14:textId="77777777">
      <w:pPr>
        <w:pStyle w:val="Compact"/>
        <w:numPr>
          <w:ilvl w:val="1"/>
          <w:numId w:val="1"/>
        </w:numPr>
        <w:rPr/>
      </w:pPr>
      <w:r>
        <w:rPr/>
        <w:t>comparaison entre unité de gestions</w:t>
      </w:r>
    </w:p>
    <w:p xmlns:wp14="http://schemas.microsoft.com/office/word/2010/wordml" w14:paraId="1D148857" wp14:textId="77777777">
      <w:pPr>
        <w:pStyle w:val="Compact"/>
        <w:numPr>
          <w:ilvl w:val="1"/>
          <w:numId w:val="1"/>
        </w:numPr>
        <w:rPr/>
      </w:pPr>
      <w:r>
        <w:rPr/>
        <w:t>visualisation simultanée de plusieurs entités Les interfaces devront intégrer des mécanismes de sélection et de filtrage permettant d’explorer les données de manière dynamique.</w:t>
      </w:r>
    </w:p>
    <w:p xmlns:wp14="http://schemas.microsoft.com/office/word/2010/wordml" w14:paraId="760F16B2" wp14:textId="77777777">
      <w:pPr>
        <w:pStyle w:val="Compact"/>
        <w:numPr>
          <w:ilvl w:val="0"/>
          <w:numId w:val="1"/>
        </w:numPr>
        <w:rPr/>
      </w:pPr>
      <w:r>
        <w:rPr>
          <w:b/>
          <w:bCs/>
        </w:rPr>
        <w:t>Sélecteurs et filtres</w:t>
      </w:r>
      <w:r>
        <w:rPr/>
        <w:t xml:space="preserve"> Ces dispositifs doivent permettre de filtrer les données selon différentes dimensions, notamment :</w:t>
      </w:r>
    </w:p>
    <w:p xmlns:wp14="http://schemas.microsoft.com/office/word/2010/wordml" w14:paraId="481D4046" wp14:textId="77777777">
      <w:pPr>
        <w:pStyle w:val="Compact"/>
        <w:numPr>
          <w:ilvl w:val="1"/>
          <w:numId w:val="1"/>
        </w:numPr>
        <w:rPr/>
      </w:pPr>
      <w:r>
        <w:rPr/>
        <w:t>le territoire (bassin versant, captage, zone géographique) ;</w:t>
      </w:r>
    </w:p>
    <w:p xmlns:wp14="http://schemas.microsoft.com/office/word/2010/wordml" w14:paraId="0C12FDE8" wp14:textId="77777777">
      <w:pPr>
        <w:pStyle w:val="Compact"/>
        <w:numPr>
          <w:ilvl w:val="1"/>
          <w:numId w:val="1"/>
        </w:numPr>
        <w:rPr/>
      </w:pPr>
      <w:r>
        <w:rPr/>
        <w:t>la période temporelle ;</w:t>
      </w:r>
    </w:p>
    <w:p xmlns:wp14="http://schemas.microsoft.com/office/word/2010/wordml" w14:paraId="5228BD9F" wp14:textId="77777777">
      <w:pPr>
        <w:pStyle w:val="Compact"/>
        <w:numPr>
          <w:ilvl w:val="1"/>
          <w:numId w:val="1"/>
        </w:numPr>
        <w:rPr/>
      </w:pPr>
      <w:r>
        <w:rPr/>
        <w:t>certains attributs ou caractéristiques des referentiels (type, status, propriété etc. ). Les sélecteurs doivent être cohérents entre les différentes vues (cartes, graphiques, tableaux) afin de garantir une expérience utilisateur homogène. Une modification de filtre doit se répercuter de manière cohérente sur l’ensemble des visualisations.</w:t>
      </w:r>
    </w:p>
    <w:p xmlns:wp14="http://schemas.microsoft.com/office/word/2010/wordml" w14:paraId="766B36F3" wp14:textId="77777777">
      <w:pPr>
        <w:pStyle w:val="FirstParagraph"/>
        <w:rPr/>
      </w:pPr>
      <w:r>
        <w:rPr/>
        <w:t>Une attention particulière devra être portée à la lisibilité et à l’ergonomie de ces filtres, afin d’éviter une complexité excessive pour les utilisateurs non experts, tout en permettant des usages avancés pour les profils techniques.</w:t>
      </w:r>
    </w:p>
    <w:p xmlns:wp14="http://schemas.microsoft.com/office/word/2010/wordml" w14:paraId="491C4B7D" wp14:textId="77777777">
      <w:pPr>
        <w:pStyle w:val="Normal"/>
        <w:numPr>
          <w:ilvl w:val="0"/>
          <w:numId w:val="1"/>
        </w:numPr>
        <w:rPr/>
      </w:pPr>
      <w:r>
        <w:rPr>
          <w:b/>
          <w:bCs/>
        </w:rPr>
        <w:t>Fiches territoriales</w:t>
      </w:r>
      <w:r>
        <w:rPr/>
        <w:br/>
      </w:r>
      <w:r>
        <w:rPr/>
        <w:t>Le système doit permettre de consulter une fiche territoire fournissant une synthèse d’un bassin versant, à l’échelle de la commune ou de l’unité de gestion (captage, bassin versant). Les fiches doivent offrir une structuration homogène des informations : description du périmètre, unités de gestion associées le cas échéant, indicateurs disponibles, éléments de comparaison descriptive et visualisations associées (cartes, graphiques temporels).</w:t>
      </w:r>
      <w:r>
        <w:rPr/>
        <w:br/>
      </w:r>
      <w:r>
        <w:rPr/>
        <w:t>Les contenus doivent être directement issus des données et indicateurs produits, sans transformation interprétative : aucune fonctionnalité de classement, de scoring ou de priorisation ne doit être introduite dans ce cadre, ces rôles relevant de l’EPIC 7 (aide à la décision) et de l’option analyse multicritère (EPIC 5).</w:t>
      </w:r>
    </w:p>
    <w:p xmlns:wp14="http://schemas.microsoft.com/office/word/2010/wordml" w14:paraId="4B4EB67A" wp14:textId="77777777">
      <w:pPr>
        <w:pStyle w:val="Normal"/>
        <w:numPr>
          <w:ilvl w:val="0"/>
          <w:numId w:val="1"/>
        </w:numPr>
        <w:rPr/>
      </w:pPr>
      <w:r>
        <w:rPr>
          <w:b/>
          <w:bCs/>
        </w:rPr>
        <w:t>Monitoring</w:t>
      </w:r>
      <w:r>
        <w:rPr/>
        <w:t xml:space="preserve"> Les fonctionnalités de monitoring dans cet EPIC visent à rendre visibles et compréhensibles les informations de suivi. Elles comprennent :</w:t>
      </w:r>
    </w:p>
    <w:p xmlns:wp14="http://schemas.microsoft.com/office/word/2010/wordml" w14:paraId="042756EF" wp14:textId="77777777">
      <w:pPr>
        <w:pStyle w:val="Normal"/>
        <w:numPr>
          <w:ilvl w:val="0"/>
          <w:numId w:val="1"/>
        </w:numPr>
        <w:rPr/>
      </w:pPr>
      <w:r>
        <w:rPr/>
        <w:t>la mise à disposition de tableaux de bord dédiés au monitoring (technique, qualité des données, indicateurs métier) ;</w:t>
      </w:r>
    </w:p>
    <w:p xmlns:wp14="http://schemas.microsoft.com/office/word/2010/wordml" w14:paraId="0FC48C89" wp14:textId="77777777">
      <w:pPr>
        <w:pStyle w:val="Normal"/>
        <w:numPr>
          <w:ilvl w:val="0"/>
          <w:numId w:val="1"/>
        </w:numPr>
        <w:rPr/>
      </w:pPr>
      <w:r>
        <w:rPr/>
        <w:t>l’affichage d’informations de fraîcheur et de qualité directement dans les visualisations (cartes, graphiques, fiches) ;</w:t>
      </w:r>
    </w:p>
    <w:p xmlns:wp14="http://schemas.microsoft.com/office/word/2010/wordml" w14:paraId="0B49704A" wp14:textId="77777777">
      <w:pPr>
        <w:pStyle w:val="Normal"/>
        <w:numPr>
          <w:ilvl w:val="0"/>
          <w:numId w:val="1"/>
        </w:numPr>
        <w:rPr/>
      </w:pPr>
      <w:r>
        <w:rPr/>
        <w:t>des outils de suivi temporel permettant d’identifier des tendances ou des anomalies ;</w:t>
      </w:r>
    </w:p>
    <w:p xmlns:wp14="http://schemas.microsoft.com/office/word/2010/wordml" w14:paraId="72BD6D58" wp14:textId="77777777">
      <w:pPr>
        <w:pStyle w:val="Normal"/>
        <w:numPr>
          <w:ilvl w:val="0"/>
          <w:numId w:val="1"/>
        </w:numPr>
        <w:rPr/>
      </w:pPr>
      <w:r>
        <w:rPr/>
        <w:t>des vues synthétiques facilitant l’identification rapide des situations nécessitant une attention particulière.</w:t>
      </w:r>
    </w:p>
    <w:p xmlns:wp14="http://schemas.microsoft.com/office/word/2010/wordml" w14:paraId="2374D87D" wp14:textId="77777777">
      <w:pPr>
        <w:pStyle w:val="FirstParagraph"/>
        <w:rPr/>
      </w:pPr>
      <w:r>
        <w:rPr/>
        <w:t>Ces fonctionnalités doivent rester lisibles et adaptées aux profils d’administrateur de la plateforme.</w:t>
      </w:r>
      <w:bookmarkEnd w:id="83"/>
      <w:bookmarkEnd w:id="85"/>
    </w:p>
    <w:p xmlns:wp14="http://schemas.microsoft.com/office/word/2010/wordml" w14:paraId="14B3D91A" wp14:textId="77777777">
      <w:pPr>
        <w:pStyle w:val="Heading3"/>
        <w:rPr/>
      </w:pPr>
      <w:bookmarkStart w:name="epic-7-aide-à-la-décision" w:id="86"/>
      <w:r>
        <w:rPr/>
        <w:t>13.8 EPIC 7 : Aide à la décision</w:t>
      </w:r>
    </w:p>
    <w:p xmlns:wp14="http://schemas.microsoft.com/office/word/2010/wordml" w14:paraId="5688A643" wp14:textId="77777777">
      <w:pPr>
        <w:pStyle w:val="Heading4"/>
        <w:rPr/>
      </w:pPr>
      <w:bookmarkStart w:name="description-5" w:id="87"/>
      <w:r>
        <w:rPr/>
        <w:t>13.8.1 Description</w:t>
      </w:r>
    </w:p>
    <w:p xmlns:wp14="http://schemas.microsoft.com/office/word/2010/wordml" w14:paraId="55CABB70" wp14:textId="77777777">
      <w:pPr>
        <w:pStyle w:val="FirstParagraph"/>
        <w:rPr/>
      </w:pPr>
      <w:r>
        <w:rPr/>
        <w:t>Cet EPIC regroupe les fonctionnalités d’aide à la décision : qualifier les valeurs des indicateurs (classes, seuils, tendances), identifier rapidement les facteurs de risques dominants d’un bassin versant et, à terme, prioriser les territoires selon leur criticité. Il matérialise l’un des objectifs centraux du projet : transformer la connaissance produite en support d’arbitrage pour les décideurs et les gestionnaires de la ressource.</w:t>
      </w:r>
    </w:p>
    <w:p xmlns:wp14="http://schemas.microsoft.com/office/word/2010/wordml" w14:paraId="693F8CEA" wp14:textId="77777777">
      <w:pPr>
        <w:pStyle w:val="BodyText"/>
        <w:rPr/>
      </w:pPr>
      <w:r>
        <w:rPr/>
        <w:t xml:space="preserve">L’EPIC 7 se distingue de l’EPIC 6 (visualisation descriptive, sans interprétation) et de l’EPIC 5 (analyse multicritère, option chiffrée séparément) : il introduit la </w:t>
      </w:r>
      <w:r>
        <w:rPr>
          <w:b/>
          <w:bCs/>
        </w:rPr>
        <w:t>qualification</w:t>
      </w:r>
      <w:r>
        <w:rPr/>
        <w:t xml:space="preserve"> des valeurs, c’est-à-dire une lecture orientée vers l’action, tout en restant transparente et traçable.</w:t>
      </w:r>
    </w:p>
    <w:p xmlns:wp14="http://schemas.microsoft.com/office/word/2010/wordml" w14:paraId="78D9B397" wp14:textId="77777777">
      <w:pPr>
        <w:pStyle w:val="BodyText"/>
        <w:rPr/>
      </w:pPr>
      <w:r>
        <w:rPr/>
        <w:t>Le périmètre MVP couvre les US7.1 (définir des seuils), US7.3 (identifier des tendances). La détection de dépassement (US7.2), US7.4 (Détecter et alerter sur un changement significatif), la priorisation des territoires (US7.5) et l’aide à l’interprétation avancée (US7.6) relèvent du lot 2, la priorisation étant liée à l’option analyse multicritère (EPIC 5).</w:t>
      </w:r>
      <w:bookmarkEnd w:id="87"/>
    </w:p>
    <w:p xmlns:wp14="http://schemas.microsoft.com/office/word/2010/wordml" w14:paraId="0EF67FE9" wp14:textId="77777777">
      <w:pPr>
        <w:pStyle w:val="Heading4"/>
        <w:rPr/>
      </w:pPr>
      <w:bookmarkStart w:name="fonctionnalités-5" w:id="88"/>
      <w:r>
        <w:rPr/>
        <w:t>13.8.2 Fonctionnalités</w:t>
      </w:r>
    </w:p>
    <w:p xmlns:wp14="http://schemas.microsoft.com/office/word/2010/wordml" w14:paraId="4E2E1978" wp14:textId="77777777">
      <w:pPr>
        <w:pStyle w:val="Normal"/>
        <w:numPr>
          <w:ilvl w:val="0"/>
          <w:numId w:val="1"/>
        </w:numPr>
        <w:rPr/>
      </w:pPr>
      <w:r>
        <w:rPr>
          <w:b/>
          <w:bCs/>
        </w:rPr>
        <w:t>Seuils d’alerte</w:t>
      </w:r>
      <w:r>
        <w:rPr/>
        <w:br/>
      </w:r>
      <w:r>
        <w:rPr/>
        <w:t>Le système doit permettre de définir des seuils permettant de qualifier les valeurs des indicateurs (ex. niveaux de vigilance), avec des valeurs par défaut proposées et la possibilité de les adapter. La définition et la modification des seuils doivent être tracées afin de préserver la lisibilité des analyses.</w:t>
      </w:r>
    </w:p>
    <w:p xmlns:wp14="http://schemas.microsoft.com/office/word/2010/wordml" w14:paraId="05BBC0BF" wp14:textId="77777777">
      <w:pPr>
        <w:pStyle w:val="Normal"/>
        <w:numPr>
          <w:ilvl w:val="0"/>
          <w:numId w:val="1"/>
        </w:numPr>
        <w:rPr/>
      </w:pPr>
      <w:r>
        <w:rPr>
          <w:b/>
          <w:bCs/>
        </w:rPr>
        <w:t>Détection de dépassement</w:t>
      </w:r>
      <w:r>
        <w:rPr/>
        <w:br/>
      </w:r>
      <w:r>
        <w:rPr/>
        <w:t>Le système doit permettre de détecter les dépassements de seuil afin d’anticiper les périodes de tension sur la ressource. Cette fonctionnalité s’appuie sur les seuils définis (US7.1) et sur l’historisation des données (EPIC 1).</w:t>
      </w:r>
    </w:p>
    <w:p xmlns:wp14="http://schemas.microsoft.com/office/word/2010/wordml" w14:paraId="054B87E7" wp14:textId="77777777">
      <w:pPr>
        <w:pStyle w:val="Normal"/>
        <w:numPr>
          <w:ilvl w:val="0"/>
          <w:numId w:val="1"/>
        </w:numPr>
        <w:rPr/>
      </w:pPr>
      <w:r>
        <w:rPr>
          <w:b/>
          <w:bCs/>
        </w:rPr>
        <w:t>Identification des tendances</w:t>
      </w:r>
      <w:r>
        <w:rPr/>
        <w:br/>
      </w:r>
      <w:r>
        <w:rPr/>
        <w:t>Le système doit permettre d’identifier les tendances d’évolution des indicateurs (hausse, baisse, rupture) afin de signaler les évolutions préoccupantes de la ressource. Les tendances sont produites à partir des séries historisées et doivent rester interprétables par un utilisateur non statisticien.</w:t>
      </w:r>
    </w:p>
    <w:p xmlns:wp14="http://schemas.microsoft.com/office/word/2010/wordml" w14:paraId="058D484E" wp14:textId="77777777">
      <w:pPr>
        <w:pStyle w:val="Normal"/>
        <w:numPr>
          <w:ilvl w:val="0"/>
          <w:numId w:val="1"/>
        </w:numPr>
        <w:rPr/>
      </w:pPr>
      <w:r>
        <w:rPr>
          <w:b/>
          <w:bCs/>
        </w:rPr>
        <w:t>Priorisation des territoires</w:t>
      </w:r>
      <w:r>
        <w:rPr/>
        <w:br/>
      </w:r>
      <w:r>
        <w:rPr/>
        <w:t>Le système doit permettre de prioriser les territoires selon leur score de criticité, afin de concentrer les actions sur les zones les plus sensibles. Cette fonctionnalité dépend de l’indice composite de l’EPIC 5 (US5.1) et de ses pondérations (US5.2).</w:t>
      </w:r>
    </w:p>
    <w:p xmlns:wp14="http://schemas.microsoft.com/office/word/2010/wordml" w14:paraId="658138EC" wp14:textId="77777777">
      <w:pPr>
        <w:pStyle w:val="Normal"/>
        <w:numPr>
          <w:ilvl w:val="0"/>
          <w:numId w:val="1"/>
        </w:numPr>
        <w:rPr/>
      </w:pPr>
      <w:r>
        <w:rPr>
          <w:b/>
          <w:bCs/>
        </w:rPr>
        <w:t>Aide à l’interprétation avancée</w:t>
      </w:r>
      <w:r>
        <w:rPr/>
        <w:br/>
      </w:r>
      <w:r>
        <w:rPr/>
        <w:t>Le système doit fournir une aide à l’interprétation en explicitant les facteurs ayant conduit à la situation observée.</w:t>
      </w:r>
      <w:bookmarkEnd w:id="88"/>
    </w:p>
    <w:p xmlns:wp14="http://schemas.microsoft.com/office/word/2010/wordml" w14:paraId="4C75D06A" wp14:textId="77777777">
      <w:pPr>
        <w:pStyle w:val="Heading4"/>
        <w:rPr/>
      </w:pPr>
      <w:bookmarkStart w:name="points-de-vigilance" w:id="89"/>
      <w:r>
        <w:rPr/>
        <w:t>13.8.3 Points de vigilance</w:t>
      </w:r>
    </w:p>
    <w:p xmlns:wp14="http://schemas.microsoft.com/office/word/2010/wordml" w14:paraId="250F65D8" wp14:textId="77777777">
      <w:pPr>
        <w:pStyle w:val="Compact"/>
        <w:numPr>
          <w:ilvl w:val="0"/>
          <w:numId w:val="1"/>
        </w:numPr>
        <w:rPr/>
      </w:pPr>
      <w:r>
        <w:rPr>
          <w:b/>
          <w:bCs/>
        </w:rPr>
        <w:t>Méthode de scoring</w:t>
      </w:r>
      <w:r>
        <w:rPr/>
        <w:t xml:space="preserve"> : le scoring conservateur « déclassant » (la classe la plus pénalisante détermine le niveau) est une possibilité ; il reste à valider avec la MOA et le conseil scientifique avant son intégration (point ouvert MOA).</w:t>
      </w:r>
    </w:p>
    <w:p xmlns:wp14="http://schemas.microsoft.com/office/word/2010/wordml" w14:paraId="7A422908" wp14:textId="77777777">
      <w:pPr>
        <w:pStyle w:val="Compact"/>
        <w:numPr>
          <w:ilvl w:val="0"/>
          <w:numId w:val="1"/>
        </w:numPr>
        <w:rPr/>
      </w:pPr>
      <w:r>
        <w:rPr>
          <w:b/>
          <w:bCs/>
        </w:rPr>
        <w:t>Complétude des données</w:t>
      </w:r>
      <w:r>
        <w:rPr/>
        <w:t xml:space="preserve"> : la comparabilité des territoires suppose un seuil de complétude commun des données d’environ {80 % ?); en deçà, les résultats doivent être affichés avec la réserve appropriée.</w:t>
      </w:r>
    </w:p>
    <w:p xmlns:wp14="http://schemas.microsoft.com/office/word/2010/wordml" w14:paraId="398BC9ED" wp14:textId="77777777">
      <w:pPr>
        <w:pStyle w:val="Compact"/>
        <w:numPr>
          <w:ilvl w:val="0"/>
          <w:numId w:val="1"/>
        </w:numPr>
        <w:rPr/>
      </w:pPr>
      <w:r>
        <w:rPr>
          <w:b/>
          <w:bCs/>
        </w:rPr>
        <w:t>Pondérations encadrées</w:t>
      </w:r>
      <w:r>
        <w:rPr/>
        <w:t xml:space="preserve"> : les pondérations éventuelles sont encadrées et validées (atelier OS1, conseil scientifique) ; des garde-fous d’interface doivent prévenir les usages non maîtrisés.</w:t>
      </w:r>
    </w:p>
    <w:p xmlns:wp14="http://schemas.microsoft.com/office/word/2010/wordml" w14:paraId="4B8956B3" wp14:textId="77777777">
      <w:pPr>
        <w:pStyle w:val="Compact"/>
        <w:numPr>
          <w:ilvl w:val="0"/>
          <w:numId w:val="1"/>
        </w:numPr>
        <w:rPr/>
      </w:pPr>
      <w:r>
        <w:rPr>
          <w:b/>
          <w:bCs/>
        </w:rPr>
        <w:t>Transparence</w:t>
      </w:r>
      <w:r>
        <w:rPr/>
        <w:t xml:space="preserve"> : les scores intermédiaires doivent rester exportables et documentés afin de préserver la traçabilité de l’aide à la décision.</w:t>
      </w:r>
      <w:bookmarkEnd w:id="86"/>
      <w:bookmarkEnd w:id="89"/>
    </w:p>
    <w:p xmlns:wp14="http://schemas.microsoft.com/office/word/2010/wordml" w14:paraId="53AD1482" wp14:textId="77777777">
      <w:pPr>
        <w:pStyle w:val="Heading3"/>
        <w:rPr/>
      </w:pPr>
      <w:bookmarkStart w:name="epic-8-export" w:id="90"/>
      <w:r>
        <w:rPr/>
        <w:t>13.9 EPIC 8 : Export</w:t>
      </w:r>
    </w:p>
    <w:p xmlns:wp14="http://schemas.microsoft.com/office/word/2010/wordml" w14:paraId="07A37B90" wp14:textId="77777777">
      <w:pPr>
        <w:pStyle w:val="Heading4"/>
        <w:rPr/>
      </w:pPr>
      <w:bookmarkStart w:name="description-6" w:id="91"/>
      <w:r>
        <w:rPr/>
        <w:t>13.9.1 Description</w:t>
      </w:r>
    </w:p>
    <w:p xmlns:wp14="http://schemas.microsoft.com/office/word/2010/wordml" w14:paraId="7044744B" wp14:textId="77777777">
      <w:pPr>
        <w:pStyle w:val="FirstParagraph"/>
        <w:rPr/>
      </w:pPr>
      <w:r>
        <w:rPr/>
        <w:t>Cet EPIC regroupe les fonctionnalités permettant de diffuser, partager et valoriser les données et analyses produites par HydroScope. Il répond à un des grands objectifs du projet à savoir faciliter l’accès à une information fiable et homogène pour l’ensemble des parties prenantes, tout en permettant leur réutilisation dans d’autres contextes.</w:t>
      </w:r>
    </w:p>
    <w:p xmlns:wp14="http://schemas.microsoft.com/office/word/2010/wordml" w14:paraId="6C9EED6F" wp14:textId="77777777">
      <w:pPr>
        <w:pStyle w:val="BodyText"/>
        <w:rPr/>
      </w:pPr>
      <w:r>
        <w:rPr/>
        <w:t>L’objectif est de rendre les données et résultats produits facilement exploitables, que ce soit pour des usages internes (analyse, reporting) ou externes (communication, partage inter-institutionnel).</w:t>
      </w:r>
      <w:bookmarkEnd w:id="91"/>
    </w:p>
    <w:p xmlns:wp14="http://schemas.microsoft.com/office/word/2010/wordml" w14:paraId="4B1D3E21" wp14:textId="77777777">
      <w:pPr>
        <w:pStyle w:val="Heading4"/>
        <w:rPr/>
      </w:pPr>
      <w:bookmarkStart w:name="fonctionnalités-6" w:id="92"/>
      <w:r>
        <w:rPr/>
        <w:t>13.9.2 Fonctionnalités</w:t>
      </w:r>
    </w:p>
    <w:p xmlns:wp14="http://schemas.microsoft.com/office/word/2010/wordml" w14:paraId="7DAF1A1E" wp14:textId="77777777">
      <w:pPr>
        <w:pStyle w:val="Normal"/>
        <w:numPr>
          <w:ilvl w:val="0"/>
          <w:numId w:val="1"/>
        </w:numPr>
        <w:rPr/>
      </w:pPr>
      <w:r>
        <w:rPr>
          <w:b/>
          <w:bCs/>
        </w:rPr>
        <w:t>Export de données</w:t>
      </w:r>
      <w:r>
        <w:rPr/>
        <w:t xml:space="preserve"> Possibilité d’extraire les données et indicateurs sous des formats standards :</w:t>
      </w:r>
    </w:p>
    <w:p xmlns:wp14="http://schemas.microsoft.com/office/word/2010/wordml" w14:paraId="515CC7CD" wp14:textId="77777777">
      <w:pPr>
        <w:pStyle w:val="Compact"/>
        <w:numPr>
          <w:ilvl w:val="1"/>
          <w:numId w:val="1"/>
        </w:numPr>
        <w:rPr/>
      </w:pPr>
      <w:r>
        <w:rPr/>
        <w:t>formats tabulaires (CSV, Excel)</w:t>
      </w:r>
    </w:p>
    <w:p xmlns:wp14="http://schemas.microsoft.com/office/word/2010/wordml" w14:paraId="63424E2C" wp14:textId="77777777">
      <w:pPr>
        <w:pStyle w:val="Compact"/>
        <w:numPr>
          <w:ilvl w:val="1"/>
          <w:numId w:val="1"/>
        </w:numPr>
        <w:rPr/>
      </w:pPr>
      <w:r>
        <w:rPr/>
        <w:t>formats géographiques (GeoJSON, Shapefile, Geopackage etc.)</w:t>
      </w:r>
    </w:p>
    <w:p xmlns:wp14="http://schemas.microsoft.com/office/word/2010/wordml" w14:paraId="6DD73C18" wp14:textId="77777777">
      <w:pPr>
        <w:pStyle w:val="Compact"/>
        <w:numPr>
          <w:ilvl w:val="1"/>
          <w:numId w:val="1"/>
        </w:numPr>
        <w:rPr/>
      </w:pPr>
      <w:r>
        <w:rPr/>
        <w:t>export filtré selon des critères (territoire, période, indicateurs)</w:t>
      </w:r>
    </w:p>
    <w:p xmlns:wp14="http://schemas.microsoft.com/office/word/2010/wordml" w14:paraId="1B6EB48B" wp14:textId="77777777">
      <w:pPr>
        <w:pStyle w:val="FirstParagraph"/>
        <w:rPr/>
      </w:pPr>
      <w:r>
        <w:rPr/>
        <w:t>Ces exports doivent permettre une réutilisation dans des outils tiers comme des SIG bureautique.</w:t>
      </w:r>
    </w:p>
    <w:p xmlns:wp14="http://schemas.microsoft.com/office/word/2010/wordml" w14:paraId="066E6396" wp14:textId="77777777">
      <w:pPr>
        <w:pStyle w:val="Normal"/>
        <w:numPr>
          <w:ilvl w:val="0"/>
          <w:numId w:val="1"/>
        </w:numPr>
        <w:rPr/>
      </w:pPr>
      <w:r>
        <w:rPr>
          <w:b/>
          <w:bCs/>
        </w:rPr>
        <w:t>Export de rapports</w:t>
      </w:r>
      <w:r>
        <w:rPr/>
        <w:t xml:space="preserve"> Le système devra permettre le téléchargement des fiches territoriales produites par l’EPIC 6 (US6.7) sous des formats adaptés (PDF ou équivalent), depuis l’interface, afin de faciliter leur diffusion et leur utilisation par les différents acteurs (US8.3). D’un point de vue technique, le système ne devra pas nécessairement générer ces fiches sur demande, mais elles devront être maintenues à jour suite à l’intégration de mises à jour des données.</w:t>
      </w:r>
    </w:p>
    <w:p xmlns:wp14="http://schemas.microsoft.com/office/word/2010/wordml" w14:paraId="287926EC" wp14:textId="77777777">
      <w:pPr>
        <w:pStyle w:val="Normal"/>
        <w:numPr>
          <w:ilvl w:val="0"/>
          <w:numId w:val="1"/>
        </w:numPr>
        <w:rPr/>
      </w:pPr>
      <w:r>
        <w:rPr>
          <w:b/>
          <w:bCs/>
        </w:rPr>
        <w:t>Partage de résultats</w:t>
      </w:r>
      <w:r>
        <w:rPr/>
        <w:t xml:space="preserve"> Le système devra permettre le partage de vues de l’application sous forme de liens, afin de faciliter la diffusion d’analyses entre les différents acteurs.</w:t>
      </w:r>
    </w:p>
    <w:p xmlns:wp14="http://schemas.microsoft.com/office/word/2010/wordml" w14:paraId="0C6379E9" wp14:textId="77777777">
      <w:pPr>
        <w:pStyle w:val="FirstParagraph"/>
        <w:rPr/>
      </w:pPr>
      <w:r>
        <w:rPr/>
        <w:t xml:space="preserve">Ces liens devront permettre de restituer un </w:t>
      </w:r>
      <w:r>
        <w:rPr>
          <w:b/>
          <w:bCs/>
        </w:rPr>
        <w:t>contexte de consultation</w:t>
      </w:r>
      <w:r>
        <w:rPr/>
        <w:t>, incluant notamment :</w:t>
      </w:r>
    </w:p>
    <w:p xmlns:wp14="http://schemas.microsoft.com/office/word/2010/wordml" w14:paraId="3E73F3BA" wp14:textId="77777777">
      <w:pPr>
        <w:pStyle w:val="Compact"/>
        <w:numPr>
          <w:ilvl w:val="0"/>
          <w:numId w:val="1"/>
        </w:numPr>
        <w:rPr/>
      </w:pPr>
      <w:r>
        <w:rPr/>
        <w:t>le territoire sélectionné ;</w:t>
      </w:r>
    </w:p>
    <w:p xmlns:wp14="http://schemas.microsoft.com/office/word/2010/wordml" w14:paraId="6646B7B5" wp14:textId="77777777">
      <w:pPr>
        <w:pStyle w:val="Compact"/>
        <w:numPr>
          <w:ilvl w:val="0"/>
          <w:numId w:val="1"/>
        </w:numPr>
        <w:rPr/>
      </w:pPr>
      <w:r>
        <w:rPr/>
        <w:t>les indicateurs affichés ;</w:t>
      </w:r>
    </w:p>
    <w:p xmlns:wp14="http://schemas.microsoft.com/office/word/2010/wordml" w14:paraId="447B5024" wp14:textId="77777777">
      <w:pPr>
        <w:pStyle w:val="Compact"/>
        <w:numPr>
          <w:ilvl w:val="0"/>
          <w:numId w:val="1"/>
        </w:numPr>
        <w:rPr/>
      </w:pPr>
      <w:r>
        <w:rPr/>
        <w:t>les filtres appliqués (temporels, thématiques, géographiques) ;</w:t>
      </w:r>
    </w:p>
    <w:p xmlns:wp14="http://schemas.microsoft.com/office/word/2010/wordml" w14:paraId="47D3BD35" wp14:textId="77777777">
      <w:pPr>
        <w:pStyle w:val="Compact"/>
        <w:numPr>
          <w:ilvl w:val="0"/>
          <w:numId w:val="1"/>
        </w:numPr>
        <w:rPr/>
      </w:pPr>
      <w:r>
        <w:rPr/>
        <w:t>les séléctions d’unité de gestion et de bassin versant ;</w:t>
      </w:r>
    </w:p>
    <w:p xmlns:wp14="http://schemas.microsoft.com/office/word/2010/wordml" w14:paraId="27B64C5D" wp14:textId="77777777">
      <w:pPr>
        <w:pStyle w:val="Compact"/>
        <w:numPr>
          <w:ilvl w:val="0"/>
          <w:numId w:val="1"/>
        </w:numPr>
        <w:rPr/>
      </w:pPr>
      <w:r>
        <w:rPr/>
        <w:t>le type de visualisation (carte, graphique, tableau de bord).</w:t>
      </w:r>
    </w:p>
    <w:p xmlns:wp14="http://schemas.microsoft.com/office/word/2010/wordml" w14:paraId="7D4364E1" wp14:textId="77777777">
      <w:pPr>
        <w:pStyle w:val="FirstParagraph"/>
        <w:rPr/>
      </w:pPr>
      <w:r>
        <w:rPr/>
        <w:t>L’utilisateur destinataire devra pouvoir accéder à cette vue de manière directe, sans avoir à reconstruire manuellement le contexte d’analyse.</w:t>
      </w:r>
    </w:p>
    <w:p xmlns:wp14="http://schemas.microsoft.com/office/word/2010/wordml" w14:paraId="6ECFCBAF" wp14:textId="77777777">
      <w:pPr>
        <w:pStyle w:val="BodyText"/>
        <w:rPr/>
      </w:pPr>
      <w:r>
        <w:rPr/>
        <w:t>L’accès à ces contenus devra toutefois respecter les règles de gestion des droits. Un utilisateur ne devra pouvoir consulter que les données auxquelles il est autorisé, même lorsqu’il accède via un lien partagé.</w:t>
      </w:r>
    </w:p>
    <w:p xmlns:wp14="http://schemas.microsoft.com/office/word/2010/wordml" w14:paraId="57022B84" wp14:textId="77777777">
      <w:pPr>
        <w:pStyle w:val="BodyText"/>
        <w:rPr/>
      </w:pPr>
      <w:r>
        <w:rPr/>
        <w:t>Le système devra permettre de gérer différents niveaux de partage, par exemple :</w:t>
      </w:r>
    </w:p>
    <w:p xmlns:wp14="http://schemas.microsoft.com/office/word/2010/wordml" w14:paraId="109BA540" wp14:textId="77777777">
      <w:pPr>
        <w:pStyle w:val="Compact"/>
        <w:numPr>
          <w:ilvl w:val="0"/>
          <w:numId w:val="1"/>
        </w:numPr>
        <w:rPr/>
      </w:pPr>
      <w:r>
        <w:rPr/>
        <w:t>partage interne entre utilisateurs authentifiés ;</w:t>
      </w:r>
    </w:p>
    <w:p xmlns:wp14="http://schemas.microsoft.com/office/word/2010/wordml" w14:paraId="74FDB6B7" wp14:textId="77777777">
      <w:pPr>
        <w:pStyle w:val="Compact"/>
        <w:numPr>
          <w:ilvl w:val="0"/>
          <w:numId w:val="1"/>
        </w:numPr>
        <w:rPr/>
      </w:pPr>
      <w:r>
        <w:rPr/>
        <w:t>diffusion élargie à des partenaires disposant d’un accès ;</w:t>
      </w:r>
    </w:p>
    <w:p xmlns:wp14="http://schemas.microsoft.com/office/word/2010/wordml" w14:paraId="2F9556FD" wp14:textId="77777777">
      <w:pPr>
        <w:pStyle w:val="Compact"/>
        <w:numPr>
          <w:ilvl w:val="0"/>
          <w:numId w:val="1"/>
        </w:numPr>
        <w:rPr/>
      </w:pPr>
      <w:r>
        <w:rPr/>
        <w:t>éventuellement partage public limité à certaines données.</w:t>
      </w:r>
    </w:p>
    <w:p xmlns:wp14="http://schemas.microsoft.com/office/word/2010/wordml" w14:paraId="0EC4F435" wp14:textId="77777777">
      <w:pPr>
        <w:pStyle w:val="FirstParagraph"/>
        <w:rPr/>
      </w:pPr>
      <w:r>
        <w:rPr/>
        <w:t>Une attention particulière devra être portée à la pérennité des liens (gestion des versions, évolution des données) ainsi qu’à la lisibilité des informations partagées.</w:t>
      </w:r>
    </w:p>
    <w:p xmlns:wp14="http://schemas.microsoft.com/office/word/2010/wordml" w14:paraId="2BEA6A9B" wp14:textId="77777777">
      <w:pPr>
        <w:pStyle w:val="Compact"/>
        <w:numPr>
          <w:ilvl w:val="0"/>
          <w:numId w:val="1"/>
        </w:numPr>
        <w:rPr/>
      </w:pPr>
      <w:r>
        <w:rPr>
          <w:b/>
          <w:bCs/>
        </w:rPr>
        <w:t>API de diffusion</w:t>
      </w:r>
    </w:p>
    <w:p xmlns:wp14="http://schemas.microsoft.com/office/word/2010/wordml" w14:paraId="339C8335" wp14:textId="77777777">
      <w:pPr>
        <w:pStyle w:val="FirstParagraph"/>
        <w:rPr/>
      </w:pPr>
      <w:r>
        <w:rPr/>
        <w:t>Le système devra exposer les données via des interfaces programmatiques (API) afin de permettre leur réutilisation dans des systèmes tiers et d’assurer l’interopérabilité de la plateforme.</w:t>
      </w:r>
    </w:p>
    <w:p xmlns:wp14="http://schemas.microsoft.com/office/word/2010/wordml" w14:paraId="0D44C672" wp14:textId="77777777">
      <w:pPr>
        <w:pStyle w:val="BodyText"/>
        <w:rPr/>
      </w:pPr>
      <w:r>
        <w:rPr/>
        <w:t>L’API devra permettre d’accéder aux données structurées du système, notamment :</w:t>
      </w:r>
    </w:p>
    <w:p xmlns:wp14="http://schemas.microsoft.com/office/word/2010/wordml" w14:paraId="0E992F98" wp14:textId="77777777">
      <w:pPr>
        <w:pStyle w:val="Compact"/>
        <w:numPr>
          <w:ilvl w:val="0"/>
          <w:numId w:val="1"/>
        </w:numPr>
        <w:rPr/>
      </w:pPr>
      <w:r>
        <w:rPr/>
        <w:t>les données sources intégrées ;</w:t>
      </w:r>
    </w:p>
    <w:p xmlns:wp14="http://schemas.microsoft.com/office/word/2010/wordml" w14:paraId="67B3C947" wp14:textId="77777777">
      <w:pPr>
        <w:pStyle w:val="Compact"/>
        <w:numPr>
          <w:ilvl w:val="0"/>
          <w:numId w:val="1"/>
        </w:numPr>
        <w:rPr/>
      </w:pPr>
      <w:r>
        <w:rPr/>
        <w:t>les indicateurs calculés ;</w:t>
      </w:r>
    </w:p>
    <w:p xmlns:wp14="http://schemas.microsoft.com/office/word/2010/wordml" w14:paraId="5DA5558E" wp14:textId="77777777">
      <w:pPr>
        <w:pStyle w:val="Compact"/>
        <w:numPr>
          <w:ilvl w:val="0"/>
          <w:numId w:val="1"/>
        </w:numPr>
        <w:rPr/>
      </w:pPr>
      <w:r>
        <w:rPr/>
        <w:t>les référentiels géographiques et thématiques.</w:t>
      </w:r>
    </w:p>
    <w:p xmlns:wp14="http://schemas.microsoft.com/office/word/2010/wordml" w14:paraId="14B3CA96" wp14:textId="77777777">
      <w:pPr>
        <w:pStyle w:val="FirstParagraph"/>
        <w:rPr/>
      </w:pPr>
      <w:r>
        <w:rPr/>
        <w:t>Les données devront être accessibles selon différents critères de requête, incluant notamment le territoire, la période temporelle et l’indicateur.</w:t>
      </w:r>
    </w:p>
    <w:p xmlns:wp14="http://schemas.microsoft.com/office/word/2010/wordml" w14:paraId="2E0BE7F8" wp14:textId="77777777">
      <w:pPr>
        <w:pStyle w:val="BodyText"/>
        <w:rPr/>
      </w:pPr>
      <w:r>
        <w:rPr/>
        <w:t>L’API devra permettre de restituer des données cohérentes avec celles affichées dans l’application, en tenant compte des traitements et des agrégations réalisés.</w:t>
      </w:r>
    </w:p>
    <w:p xmlns:wp14="http://schemas.microsoft.com/office/word/2010/wordml" w14:paraId="4F4B784A" wp14:textId="77777777">
      <w:pPr>
        <w:pStyle w:val="BodyText"/>
        <w:rPr/>
      </w:pPr>
      <w:r>
        <w:rPr/>
        <w:t>L’accès à l’API devra être sécurisé et respecter les droits des utilisateurs. Les données exposées devront être filtrées en fonction des habilitations, afin de garantir la confidentialité des informations sensibles. Les modalités d’habilitations applicables à l’API s’appuient sur le modèle de rôles et de droits défini dans l’EPIC 9 (gestion des utilisateurs).</w:t>
      </w:r>
    </w:p>
    <w:p xmlns:wp14="http://schemas.microsoft.com/office/word/2010/wordml" w14:paraId="5267C76D" wp14:textId="77777777">
      <w:pPr>
        <w:pStyle w:val="BodyText"/>
        <w:rPr/>
      </w:pPr>
      <w:r>
        <w:rPr/>
        <w:t>L’API devra être documentée afin de faciliter son utilisation par des systèmes tiers. Cette documentation devra préciser les formats d’échange, les paramètres de requête et les modalités d’authentification.</w:t>
      </w:r>
      <w:bookmarkEnd w:id="90"/>
      <w:bookmarkEnd w:id="92"/>
    </w:p>
    <w:p xmlns:wp14="http://schemas.microsoft.com/office/word/2010/wordml" w14:paraId="33B90618" wp14:textId="77777777">
      <w:pPr>
        <w:pStyle w:val="Heading3"/>
        <w:rPr/>
      </w:pPr>
      <w:bookmarkStart w:name="epic-9-utilisateurs" w:id="93"/>
      <w:r>
        <w:rPr/>
        <w:t>13.10 EPIC 9 : Utilisateurs</w:t>
      </w:r>
    </w:p>
    <w:p xmlns:wp14="http://schemas.microsoft.com/office/word/2010/wordml" w14:paraId="1787DBBB" wp14:textId="77777777">
      <w:pPr>
        <w:pStyle w:val="Heading4"/>
        <w:rPr/>
      </w:pPr>
      <w:bookmarkStart w:name="description-7" w:id="94"/>
      <w:r>
        <w:rPr/>
        <w:t>13.10.1 Description</w:t>
      </w:r>
    </w:p>
    <w:p xmlns:wp14="http://schemas.microsoft.com/office/word/2010/wordml" w14:paraId="4F445085" wp14:textId="77777777">
      <w:pPr>
        <w:pStyle w:val="FirstParagraph"/>
        <w:rPr/>
      </w:pPr>
      <w:r>
        <w:rPr/>
        <w:t>L’EPIC 9 regroupe les fonctionnalités liées à la gestion des accès, des profils et des droits au sein d’HydroScope. Il vise à garantir un accès sécurisé et adapté aux données et aux fonctionnalités, en tenant compte de la diversité des utilisateurs et des usages.</w:t>
      </w:r>
    </w:p>
    <w:p xmlns:wp14="http://schemas.microsoft.com/office/word/2010/wordml" w14:paraId="225EABAA" wp14:textId="77777777">
      <w:pPr>
        <w:pStyle w:val="BodyText"/>
        <w:rPr/>
      </w:pPr>
      <w:r>
        <w:rPr/>
        <w:t>Dans un contexte multi-acteurs, impliquant des partenaires institutionnels, techniques et potentiellement le grand public, la gestion des utilisateurs assure à la fois la sécurité des données et la pertinence des informations diffusées selon les profils.</w:t>
      </w:r>
    </w:p>
    <w:p xmlns:wp14="http://schemas.microsoft.com/office/word/2010/wordml" w14:paraId="6E24B903" wp14:textId="77777777">
      <w:pPr>
        <w:pStyle w:val="BodyText"/>
        <w:rPr/>
      </w:pPr>
      <w:r>
        <w:rPr/>
        <w:t>Le système doit également permettre une gestion évolutive des utilisateurs, afin d’intégrer de nouveaux acteurs et d’adapter les droits.</w:t>
      </w:r>
      <w:bookmarkEnd w:id="94"/>
    </w:p>
    <w:p xmlns:wp14="http://schemas.microsoft.com/office/word/2010/wordml" w14:paraId="5E7EEEEF" wp14:textId="77777777">
      <w:pPr>
        <w:pStyle w:val="Heading4"/>
        <w:rPr/>
      </w:pPr>
      <w:bookmarkStart w:name="fonctionnalités-7" w:id="95"/>
      <w:r>
        <w:rPr/>
        <w:t>13.10.2 Fonctionnalités</w:t>
      </w:r>
    </w:p>
    <w:p xmlns:wp14="http://schemas.microsoft.com/office/word/2010/wordml" w14:paraId="379C5E25" wp14:textId="77777777">
      <w:pPr>
        <w:pStyle w:val="Compact"/>
        <w:numPr>
          <w:ilvl w:val="0"/>
          <w:numId w:val="1"/>
        </w:numPr>
        <w:rPr/>
      </w:pPr>
      <w:r>
        <w:rPr>
          <w:b/>
          <w:bCs/>
        </w:rPr>
        <w:t>Authentification</w:t>
      </w:r>
      <w:r>
        <w:rPr/>
        <w:br/>
      </w:r>
      <w:r>
        <w:rPr/>
        <w:t>Mise en place de mécanismes permettant d’identifier les utilisateurs :</w:t>
      </w:r>
    </w:p>
    <w:p xmlns:wp14="http://schemas.microsoft.com/office/word/2010/wordml" w14:paraId="3786B247" wp14:textId="77777777">
      <w:pPr>
        <w:pStyle w:val="Compact"/>
        <w:numPr>
          <w:ilvl w:val="1"/>
          <w:numId w:val="1"/>
        </w:numPr>
        <w:rPr/>
      </w:pPr>
      <w:r>
        <w:rPr/>
        <w:t>connexion sécurisée (identifiant / mot de passe)</w:t>
      </w:r>
    </w:p>
    <w:p xmlns:wp14="http://schemas.microsoft.com/office/word/2010/wordml" w14:paraId="4FC16BED" wp14:textId="77777777">
      <w:pPr>
        <w:pStyle w:val="Compact"/>
        <w:numPr>
          <w:ilvl w:val="1"/>
          <w:numId w:val="1"/>
        </w:numPr>
        <w:rPr/>
      </w:pPr>
      <w:r>
        <w:rPr/>
        <w:t>possibilité d’intégration avec des systèmes existants (SSO, annuaires)</w:t>
      </w:r>
    </w:p>
    <w:p xmlns:wp14="http://schemas.microsoft.com/office/word/2010/wordml" w14:paraId="6BC70FC8" wp14:textId="77777777">
      <w:pPr>
        <w:pStyle w:val="Compact"/>
        <w:numPr>
          <w:ilvl w:val="1"/>
          <w:numId w:val="1"/>
        </w:numPr>
        <w:rPr/>
      </w:pPr>
      <w:r>
        <w:rPr/>
        <w:t>gestion des sessions</w:t>
      </w:r>
    </w:p>
    <w:p xmlns:wp14="http://schemas.microsoft.com/office/word/2010/wordml" w14:paraId="21A5BF2F" wp14:textId="77777777">
      <w:pPr>
        <w:pStyle w:val="FirstParagraph"/>
        <w:rPr/>
      </w:pPr>
      <w:r>
        <w:rPr/>
        <w:t>Ces mécanismes doivent garantir la sécurité des accès tout en restant simples d’utilisation.</w:t>
      </w:r>
    </w:p>
    <w:p xmlns:wp14="http://schemas.microsoft.com/office/word/2010/wordml" w14:paraId="38DE5748" wp14:textId="77777777">
      <w:pPr>
        <w:pStyle w:val="Compact"/>
        <w:numPr>
          <w:ilvl w:val="0"/>
          <w:numId w:val="1"/>
        </w:numPr>
        <w:rPr/>
      </w:pPr>
      <w:r>
        <w:rPr>
          <w:b/>
          <w:bCs/>
        </w:rPr>
        <w:t>Gestion des droits d’accès</w:t>
      </w:r>
      <w:r>
        <w:rPr/>
        <w:br/>
      </w:r>
      <w:r>
        <w:rPr/>
        <w:t>Définition et gestion des autorisations :</w:t>
      </w:r>
    </w:p>
    <w:p xmlns:wp14="http://schemas.microsoft.com/office/word/2010/wordml" w14:paraId="0E42F6EA" wp14:textId="77777777">
      <w:pPr>
        <w:pStyle w:val="Compact"/>
        <w:numPr>
          <w:ilvl w:val="1"/>
          <w:numId w:val="1"/>
        </w:numPr>
        <w:rPr/>
      </w:pPr>
      <w:r>
        <w:rPr/>
        <w:t>accès aux données (restreint ou ouvert selon les profils);</w:t>
      </w:r>
    </w:p>
    <w:p xmlns:wp14="http://schemas.microsoft.com/office/word/2010/wordml" w14:paraId="66A7F366" wp14:textId="77777777">
      <w:pPr>
        <w:pStyle w:val="Compact"/>
        <w:numPr>
          <w:ilvl w:val="1"/>
          <w:numId w:val="1"/>
        </w:numPr>
        <w:rPr/>
      </w:pPr>
      <w:r>
        <w:rPr/>
        <w:t>accès aux fonctionnalités (visualisation, export, paramétrage);</w:t>
      </w:r>
    </w:p>
    <w:p xmlns:wp14="http://schemas.microsoft.com/office/word/2010/wordml" w14:paraId="2252DDDC" wp14:textId="77777777">
      <w:pPr>
        <w:pStyle w:val="FirstParagraph"/>
        <w:rPr/>
      </w:pPr>
      <w:r>
        <w:rPr/>
        <w:t>Cette gestion doit permettre de protéger les données sensibles tout en facilitant leur diffusion lorsque cela est pertinent.</w:t>
      </w:r>
    </w:p>
    <w:p xmlns:wp14="http://schemas.microsoft.com/office/word/2010/wordml" w14:paraId="5A7C7E20" wp14:textId="77777777">
      <w:pPr>
        <w:pStyle w:val="Compact"/>
        <w:numPr>
          <w:ilvl w:val="0"/>
          <w:numId w:val="1"/>
        </w:numPr>
        <w:rPr/>
      </w:pPr>
      <w:r>
        <w:rPr>
          <w:b/>
          <w:bCs/>
        </w:rPr>
        <w:t>Profils utilisateurs</w:t>
      </w:r>
      <w:r>
        <w:rPr/>
        <w:t xml:space="preserve"> Définition de profils adaptés aux différents usages :</w:t>
      </w:r>
    </w:p>
    <w:p xmlns:wp14="http://schemas.microsoft.com/office/word/2010/wordml" w14:paraId="68B74208" wp14:textId="77777777">
      <w:pPr>
        <w:pStyle w:val="Compact"/>
        <w:numPr>
          <w:ilvl w:val="1"/>
          <w:numId w:val="1"/>
        </w:numPr>
        <w:rPr/>
      </w:pPr>
      <w:r>
        <w:rPr/>
        <w:t>profils techniques (experts, analystes)</w:t>
      </w:r>
    </w:p>
    <w:p xmlns:wp14="http://schemas.microsoft.com/office/word/2010/wordml" w14:paraId="23BFB413" wp14:textId="77777777">
      <w:pPr>
        <w:pStyle w:val="Compact"/>
        <w:numPr>
          <w:ilvl w:val="1"/>
          <w:numId w:val="1"/>
        </w:numPr>
        <w:rPr/>
      </w:pPr>
      <w:r>
        <w:rPr/>
        <w:t>profils opérationnels (collectivités, gestionnaires)</w:t>
      </w:r>
    </w:p>
    <w:p xmlns:wp14="http://schemas.microsoft.com/office/word/2010/wordml" w14:paraId="762427EF" wp14:textId="77777777">
      <w:pPr>
        <w:pStyle w:val="Compact"/>
        <w:numPr>
          <w:ilvl w:val="1"/>
          <w:numId w:val="1"/>
        </w:numPr>
        <w:rPr/>
      </w:pPr>
      <w:r>
        <w:rPr/>
        <w:t>profils décisionnels</w:t>
      </w:r>
    </w:p>
    <w:p xmlns:wp14="http://schemas.microsoft.com/office/word/2010/wordml" w14:paraId="273A8E55" wp14:textId="77777777">
      <w:pPr>
        <w:pStyle w:val="Compact"/>
        <w:numPr>
          <w:ilvl w:val="1"/>
          <w:numId w:val="1"/>
        </w:numPr>
        <w:rPr/>
      </w:pPr>
      <w:r>
        <w:rPr/>
        <w:t>éventuellement accès grand public</w:t>
      </w:r>
    </w:p>
    <w:p xmlns:wp14="http://schemas.microsoft.com/office/word/2010/wordml" w14:paraId="7DA68161" wp14:textId="77777777">
      <w:pPr>
        <w:pStyle w:val="FirstParagraph"/>
        <w:rPr/>
      </w:pPr>
      <w:r>
        <w:rPr/>
        <w:t>Chaque profil doit bénéficier d’une interface et de fonctionnalités adaptées à ses besoins.</w:t>
      </w:r>
    </w:p>
    <w:p xmlns:wp14="http://schemas.microsoft.com/office/word/2010/wordml" w14:paraId="22E4FD23" wp14:textId="77777777">
      <w:pPr>
        <w:pStyle w:val="Compact"/>
        <w:numPr>
          <w:ilvl w:val="0"/>
          <w:numId w:val="1"/>
        </w:numPr>
        <w:rPr/>
      </w:pPr>
      <w:r>
        <w:rPr>
          <w:b/>
          <w:bCs/>
        </w:rPr>
        <w:t>Gestion des sessions et stockage local</w:t>
      </w:r>
      <w:r>
        <w:rPr/>
        <w:t xml:space="preserve"> Le système pourra utiliser des mécanismes de stockage côté navigateur (cookies, stockage local) afin de gérer les sessions utilisateurs et de mémoriser les contextes (préférences, filtres, séléctions, état de navigation).</w:t>
      </w:r>
    </w:p>
    <w:p xmlns:wp14="http://schemas.microsoft.com/office/word/2010/wordml" w14:paraId="40BB6E74" wp14:textId="77777777">
      <w:pPr>
        <w:pStyle w:val="FirstParagraph"/>
        <w:rPr/>
      </w:pPr>
      <w:r>
        <w:rPr/>
        <w:t>Ces mécanismes devront être limités aux usages strictement nécessaires au fonctionnement de l’application et à l’amélioration de l’expérience utilisateur.</w:t>
      </w:r>
    </w:p>
    <w:p xmlns:wp14="http://schemas.microsoft.com/office/word/2010/wordml" w14:paraId="7D5B6AFA" wp14:textId="77777777">
      <w:pPr>
        <w:pStyle w:val="BodyText"/>
        <w:rPr/>
      </w:pPr>
      <w:r>
        <w:rPr/>
        <w:t>Les informations stockées ne devront pas contenir de données sensibles.</w:t>
      </w:r>
    </w:p>
    <w:p xmlns:wp14="http://schemas.microsoft.com/office/word/2010/wordml" w14:paraId="6B7F1649" wp14:textId="77777777">
      <w:pPr>
        <w:pStyle w:val="Compact"/>
        <w:numPr>
          <w:ilvl w:val="0"/>
          <w:numId w:val="1"/>
        </w:numPr>
        <w:rPr/>
      </w:pPr>
      <w:r>
        <w:rPr>
          <w:b/>
          <w:bCs/>
        </w:rPr>
        <w:t>Conformité RGPD et gestion des cookies</w:t>
      </w:r>
      <w:r>
        <w:rPr/>
        <w:t xml:space="preserve"> L’utilisation de cookies ou de stockage local devra respecter la réglementation en vigueur en matière de protection des données.</w:t>
      </w:r>
    </w:p>
    <w:p xmlns:wp14="http://schemas.microsoft.com/office/word/2010/wordml" w14:paraId="7FCC1692" wp14:textId="77777777">
      <w:pPr>
        <w:pStyle w:val="FirstParagraph"/>
        <w:rPr/>
      </w:pPr>
      <w:r>
        <w:rPr/>
        <w:t>Cela implique notamment : - une transparence sur les données stockées côté navigateur ; - une limitation des usages aux besoins fonctionnels ; - la mise en place de mécanismes de consentement si nécessaire ; - une cohérence avec les règles définies dans le cadre contractuel (RGPD).</w:t>
      </w:r>
    </w:p>
    <w:p xmlns:wp14="http://schemas.microsoft.com/office/word/2010/wordml" w14:paraId="76DC6BEB" wp14:textId="77777777">
      <w:pPr>
        <w:pStyle w:val="BodyText"/>
        <w:rPr/>
      </w:pPr>
      <w:r>
        <w:rPr/>
        <w:t>Les mécanismes mis en œuvre devront être proportionnés aux usages de la plateforme et à la sensibilité des données manipulées.</w:t>
      </w:r>
    </w:p>
    <w:p xmlns:wp14="http://schemas.microsoft.com/office/word/2010/wordml" w14:paraId="127F0EBC" wp14:textId="77777777">
      <w:pPr>
        <w:pStyle w:val="Compact"/>
        <w:numPr>
          <w:ilvl w:val="0"/>
          <w:numId w:val="1"/>
        </w:numPr>
        <w:rPr/>
      </w:pPr>
      <w:r>
        <w:rPr>
          <w:b/>
          <w:bCs/>
        </w:rPr>
        <w:t>Monitoring</w:t>
      </w:r>
      <w:r>
        <w:rPr/>
        <w:t xml:space="preserve"> Les fonctionnalités de monitoring dans cet EPIC concernent le suivi et l’analyse des usages de la plateforme.</w:t>
      </w:r>
    </w:p>
    <w:p xmlns:wp14="http://schemas.microsoft.com/office/word/2010/wordml" w14:paraId="611D7D6E" wp14:textId="77777777">
      <w:pPr>
        <w:pStyle w:val="FirstParagraph"/>
        <w:rPr/>
      </w:pPr>
      <w:r>
        <w:rPr/>
        <w:t>Elles comprennent :</w:t>
      </w:r>
    </w:p>
    <w:p xmlns:wp14="http://schemas.microsoft.com/office/word/2010/wordml" w14:paraId="1F252A3C" wp14:textId="77777777">
      <w:pPr>
        <w:pStyle w:val="Compact"/>
        <w:numPr>
          <w:ilvl w:val="0"/>
          <w:numId w:val="1"/>
        </w:numPr>
        <w:rPr/>
      </w:pPr>
      <w:r>
        <w:rPr/>
        <w:t>le suivi de la fréquentation de l’outil (connexions, sessions) ;</w:t>
      </w:r>
    </w:p>
    <w:p xmlns:wp14="http://schemas.microsoft.com/office/word/2010/wordml" w14:paraId="0B4F5D9B" wp14:textId="77777777">
      <w:pPr>
        <w:pStyle w:val="Compact"/>
        <w:numPr>
          <w:ilvl w:val="0"/>
          <w:numId w:val="1"/>
        </w:numPr>
        <w:rPr/>
      </w:pPr>
      <w:r>
        <w:rPr/>
        <w:t>l’analyse des usages par type d’utilisateur (fonctionnalités consultées, parcours) ;</w:t>
      </w:r>
    </w:p>
    <w:p xmlns:wp14="http://schemas.microsoft.com/office/word/2010/wordml" w14:paraId="357E93FB" wp14:textId="77777777">
      <w:pPr>
        <w:pStyle w:val="Compact"/>
        <w:numPr>
          <w:ilvl w:val="0"/>
          <w:numId w:val="1"/>
        </w:numPr>
        <w:rPr/>
      </w:pPr>
      <w:r>
        <w:rPr/>
        <w:t>le suivi des actions réalisées (consultations, exports, paramterages) ;</w:t>
      </w:r>
    </w:p>
    <w:p xmlns:wp14="http://schemas.microsoft.com/office/word/2010/wordml" w14:paraId="43767CC0" wp14:textId="77777777">
      <w:pPr>
        <w:pStyle w:val="Compact"/>
        <w:numPr>
          <w:ilvl w:val="0"/>
          <w:numId w:val="1"/>
        </w:numPr>
        <w:rPr/>
      </w:pPr>
      <w:r>
        <w:rPr/>
        <w:t>la production de statistiques d’usage pour orienter les évolutions du produit.</w:t>
      </w:r>
    </w:p>
    <w:p xmlns:wp14="http://schemas.microsoft.com/office/word/2010/wordml" w14:paraId="719DEB63" wp14:textId="77777777">
      <w:pPr>
        <w:pStyle w:val="FirstParagraph"/>
        <w:rPr/>
      </w:pPr>
      <w:r>
        <w:rPr/>
        <w:t>Ces éléments contribuent à l’amélioration continue de l’outil et à l’adaptation aux besoins réels.</w:t>
      </w:r>
      <w:bookmarkEnd w:id="93"/>
      <w:bookmarkEnd w:id="95"/>
    </w:p>
    <w:p xmlns:wp14="http://schemas.microsoft.com/office/word/2010/wordml" w14:paraId="219025C0" wp14:textId="77777777">
      <w:pPr>
        <w:pStyle w:val="Heading3"/>
        <w:rPr/>
      </w:pPr>
      <w:bookmarkStart w:name="epic-10-traçabilité" w:id="96"/>
      <w:r>
        <w:rPr/>
        <w:t>13.11 EPIC 10 : Traçabilité</w:t>
      </w:r>
    </w:p>
    <w:p xmlns:wp14="http://schemas.microsoft.com/office/word/2010/wordml" w14:paraId="525072B5" wp14:textId="77777777">
      <w:pPr>
        <w:pStyle w:val="Heading4"/>
        <w:rPr/>
      </w:pPr>
      <w:bookmarkStart w:name="objectifs" w:id="97"/>
      <w:r>
        <w:rPr/>
        <w:t>13.11.1 Objectifs</w:t>
      </w:r>
    </w:p>
    <w:p xmlns:wp14="http://schemas.microsoft.com/office/word/2010/wordml" w14:paraId="6E5CD09A" wp14:textId="77777777">
      <w:pPr>
        <w:pStyle w:val="FirstParagraph"/>
        <w:rPr/>
      </w:pPr>
      <w:r>
        <w:rPr/>
        <w:t>Cet EPIC vise à garantir la transparence, la reproductibilité et la fiabilité des traitements réalisés au sein d’HydroScope.</w:t>
      </w:r>
    </w:p>
    <w:p xmlns:wp14="http://schemas.microsoft.com/office/word/2010/wordml" w14:paraId="1CF9E31C" wp14:textId="77777777">
      <w:pPr>
        <w:pStyle w:val="BodyText"/>
        <w:rPr/>
      </w:pPr>
      <w:r>
        <w:rPr/>
        <w:t>Il doit permettre de comprendre l’origine des données, les transformations appliquées et les actions réalisées dans le système, afin d’instaurer un climat de confiance dans l’outil.</w:t>
      </w:r>
    </w:p>
    <w:p xmlns:wp14="http://schemas.microsoft.com/office/word/2010/wordml" w14:paraId="495D6FE9" wp14:textId="77777777">
      <w:pPr>
        <w:pStyle w:val="BodyText"/>
        <w:rPr/>
      </w:pPr>
      <w:r>
        <w:rPr/>
        <w:t>Dans un contexte où les indicateurs peuvent contribuer à orienter des décisions publiques, la capacité à tracer les traitements et à justifier les résultats constitue un enjeu important.</w:t>
      </w:r>
      <w:bookmarkEnd w:id="97"/>
    </w:p>
    <w:p xmlns:wp14="http://schemas.microsoft.com/office/word/2010/wordml" w14:paraId="3A2EF00C" wp14:textId="77777777">
      <w:pPr>
        <w:pStyle w:val="Heading4"/>
        <w:rPr/>
      </w:pPr>
      <w:bookmarkStart w:name="mise-en-œuvre-et-fonctionnalités" w:id="98"/>
      <w:r>
        <w:rPr/>
        <w:t>13.11.2 Mise en œuvre et fonctionnalités</w:t>
      </w:r>
    </w:p>
    <w:p xmlns:wp14="http://schemas.microsoft.com/office/word/2010/wordml" w14:paraId="6FDAA55C" wp14:textId="77777777">
      <w:pPr>
        <w:pStyle w:val="FirstParagraph"/>
        <w:rPr/>
      </w:pPr>
      <w:r>
        <w:rPr/>
        <w:t>Le système devra permettre de suivre et de reconstituer l’ensemble du cycle de vie des données, depuis leur intégration jusqu’à leur exploitation.</w:t>
      </w:r>
    </w:p>
    <w:p xmlns:wp14="http://schemas.microsoft.com/office/word/2010/wordml" w14:paraId="34AA9648" wp14:textId="77777777">
      <w:pPr>
        <w:pStyle w:val="BodyText"/>
        <w:rPr/>
      </w:pPr>
      <w:r>
        <w:rPr/>
        <w:t>Il devra assurer un suivi des évolutions apportées aux données, aux référentiels et aux paramètres, afin de permettre une lecture dans le temps des modifications et, si nécessaire, une restitution d’un état antérieur.</w:t>
      </w:r>
    </w:p>
    <w:p xmlns:wp14="http://schemas.microsoft.com/office/word/2010/wordml" w14:paraId="5D70C563" wp14:textId="77777777">
      <w:pPr>
        <w:pStyle w:val="BodyText"/>
        <w:rPr/>
      </w:pPr>
      <w:r>
        <w:rPr/>
        <w:t>La traçabilité des calculs devra permettre de relier chaque indicateur aux données sources mobilisées, aux transformations appliquées et aux paramètres utilisés. L’objectif est de pouvoir reproduire un résultat et d’en comprendre les conditions de production.</w:t>
      </w:r>
    </w:p>
    <w:p xmlns:wp14="http://schemas.microsoft.com/office/word/2010/wordml" w14:paraId="448A9B04" wp14:textId="77777777">
      <w:pPr>
        <w:pStyle w:val="BodyText"/>
        <w:rPr/>
      </w:pPr>
      <w:r>
        <w:rPr/>
        <w:t>Le système devra également enregistrer les actions réalisées par les administrateurs et les utilisateurs, notamment les opérations d’import, de modification et d’export. Ces informations doivent permettre de suivre l’utilisation de la plateforme et de répondre à des besoins d’audit ou de sécurité.</w:t>
      </w:r>
    </w:p>
    <w:p xmlns:wp14="http://schemas.microsoft.com/office/word/2010/wordml" w14:paraId="646A6514" wp14:textId="77777777">
      <w:pPr>
        <w:pStyle w:val="BodyText"/>
        <w:rPr/>
      </w:pPr>
      <w:r>
        <w:rPr/>
        <w:t>Enfin, les informations de traçabilité devront être structurées et accessibles de manière à permettre l’analyse des événements et la reconstitution des processus, sans se limiter à une accumulation de journaux techniques.</w:t>
      </w:r>
    </w:p>
    <w:p xmlns:wp14="http://schemas.microsoft.com/office/word/2010/wordml" w14:paraId="4C0DFE39" wp14:textId="77777777">
      <w:pPr>
        <w:pStyle w:val="Normal"/>
        <w:rPr/>
      </w:pPr>
      <w:r>
        <w:rPr/>
        <mc:AlternateContent>
          <mc:Choice Requires="wps">
            <w:drawing>
              <wp:inline xmlns:wp14="http://schemas.microsoft.com/office/word/2010/wordprocessingDrawing" distT="0" distB="0" distL="0" distR="0" wp14:anchorId="52D15065" wp14:editId="7777777">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w14:anchorId="2B29E1CE">
              <v:rect id="shape_0" style="position:absolute;margin-left:0pt;margin-top:-1.55pt;width:467.95pt;height:1.45pt;mso-wrap-style:none;v-text-anchor:middle;mso-position-horizontal:center;mso-position-vertical:top" o:allowincell="f" fillcolor="white" stroked="t">
                <v:fill type="solid" color2="black" o:detectmouseclick="t"/>
                <v:stroke color="black" joinstyle="round" endcap="flat"/>
                <w10:wrap type="topAndBottom"/>
              </v:rect>
            </w:pict>
          </mc:Fallback>
        </mc:AlternateContent>
      </w:r>
    </w:p>
    <w:p xmlns:wp14="http://schemas.microsoft.com/office/word/2010/wordml" w14:paraId="3656B9AB" wp14:textId="77777777">
      <w:pPr>
        <w:pStyle w:val="Normal"/>
        <w:rPr/>
      </w:pPr>
      <w:r>
        <w:rPr/>
      </w:r>
      <w:bookmarkEnd w:id="62"/>
      <w:bookmarkEnd w:id="96"/>
      <w:bookmarkEnd w:id="98"/>
      <w:r>
        <w:br w:type="page"/>
      </w:r>
    </w:p>
    <w:p xmlns:wp14="http://schemas.microsoft.com/office/word/2010/wordml" w14:paraId="19829A9F" wp14:textId="77777777">
      <w:pPr>
        <w:pStyle w:val="Heading2"/>
        <w:spacing w:before="0" w:after="0"/>
        <w:rPr/>
      </w:pPr>
      <w:bookmarkStart w:name="__RefHeading___Toc6579_4257709489" w:id="99"/>
      <w:bookmarkStart w:name="sec-backlog" w:id="100"/>
      <w:bookmarkEnd w:id="99"/>
      <w:r>
        <w:rPr/>
        <w:t>14 Backlog et gestion des User Stories</w:t>
      </w:r>
    </w:p>
    <w:p xmlns:wp14="http://schemas.microsoft.com/office/word/2010/wordml" w14:paraId="625A48EE" wp14:textId="77777777">
      <w:pPr>
        <w:pStyle w:val="FirstParagraph"/>
        <w:rPr/>
      </w:pPr>
      <w:r>
        <w:rPr/>
        <w:t>Le tableau “backlog.xlsx” présente une première structuration du backlog produit d’HydroScope, organisée en EPICS et en User Stories (US). Il constitue une traduction opérationnelle des besoins fonctionnels identifiés dans le cadre du projet.</w:t>
      </w:r>
    </w:p>
    <w:p xmlns:wp14="http://schemas.microsoft.com/office/word/2010/wordml" w14:paraId="26140434" wp14:textId="77777777">
      <w:pPr>
        <w:pStyle w:val="BodyText"/>
        <w:rPr/>
      </w:pPr>
      <w:r>
        <w:rPr/>
        <w:t xml:space="preserve">Chaque </w:t>
      </w:r>
      <w:r>
        <w:rPr>
          <w:b/>
          <w:bCs/>
        </w:rPr>
        <w:t>EPIC</w:t>
      </w:r>
      <w:r>
        <w:rPr/>
        <w:t xml:space="preserve"> correspondant à un grand ensemble fonctionnel est lui-même décliné en </w:t>
      </w:r>
      <w:r>
        <w:rPr>
          <w:b/>
          <w:bCs/>
        </w:rPr>
        <w:t>User Stories</w:t>
      </w:r>
      <w:r>
        <w:rPr/>
        <w:t>, qui décrivent des fonctionnalités attendues du point de vue utilisateur et qui constituent une liste de travail appelée backlog.</w:t>
      </w:r>
    </w:p>
    <w:p xmlns:wp14="http://schemas.microsoft.com/office/word/2010/wordml" w14:paraId="55FBD017" wp14:textId="77777777">
      <w:pPr>
        <w:pStyle w:val="Heading3"/>
        <w:rPr/>
      </w:pPr>
      <w:bookmarkStart w:name="rôle-du-backlog" w:id="101"/>
      <w:r>
        <w:rPr/>
        <w:t>14.1 Rôle du backlog</w:t>
      </w:r>
    </w:p>
    <w:p xmlns:wp14="http://schemas.microsoft.com/office/word/2010/wordml" w14:paraId="73449EEC" wp14:textId="77777777">
      <w:pPr>
        <w:pStyle w:val="FirstParagraph"/>
        <w:rPr/>
      </w:pPr>
      <w:r>
        <w:rPr/>
        <w:t>Ce backlog constitue un outil de pilotage des developpement du projet. Il permettra de :</w:t>
      </w:r>
    </w:p>
    <w:p xmlns:wp14="http://schemas.microsoft.com/office/word/2010/wordml" w14:paraId="63223F20" wp14:textId="77777777">
      <w:pPr>
        <w:pStyle w:val="Compact"/>
        <w:numPr>
          <w:ilvl w:val="0"/>
          <w:numId w:val="1"/>
        </w:numPr>
        <w:rPr/>
      </w:pPr>
      <w:r>
        <w:rPr/>
        <w:t>structurer les besoins de manière progressive et lisible ;</w:t>
      </w:r>
    </w:p>
    <w:p xmlns:wp14="http://schemas.microsoft.com/office/word/2010/wordml" w14:paraId="3279336A" wp14:textId="77777777">
      <w:pPr>
        <w:pStyle w:val="Compact"/>
        <w:numPr>
          <w:ilvl w:val="0"/>
          <w:numId w:val="1"/>
        </w:numPr>
        <w:rPr/>
      </w:pPr>
      <w:r>
        <w:rPr/>
        <w:t>prioriser les développements en fonction de la valeur métier ;</w:t>
      </w:r>
    </w:p>
    <w:p xmlns:wp14="http://schemas.microsoft.com/office/word/2010/wordml" w14:paraId="6704B834" wp14:textId="77777777">
      <w:pPr>
        <w:pStyle w:val="Compact"/>
        <w:numPr>
          <w:ilvl w:val="0"/>
          <w:numId w:val="1"/>
        </w:numPr>
        <w:rPr/>
      </w:pPr>
      <w:r>
        <w:rPr/>
        <w:t>suivre l’avancement des fonctionnalités au fil des itérations ;</w:t>
      </w:r>
    </w:p>
    <w:p xmlns:wp14="http://schemas.microsoft.com/office/word/2010/wordml" w14:paraId="3D00239A" wp14:textId="77777777">
      <w:pPr>
        <w:pStyle w:val="Compact"/>
        <w:numPr>
          <w:ilvl w:val="0"/>
          <w:numId w:val="1"/>
        </w:numPr>
        <w:rPr/>
      </w:pPr>
      <w:r>
        <w:rPr/>
        <w:t>faciliter les échanges entre la MOA, l’AMOA (si existante) et la MOE.</w:t>
      </w:r>
    </w:p>
    <w:p xmlns:wp14="http://schemas.microsoft.com/office/word/2010/wordml" w14:paraId="4E3B1263" wp14:textId="77777777">
      <w:pPr>
        <w:pStyle w:val="FirstParagraph"/>
        <w:rPr/>
      </w:pPr>
      <w:r>
        <w:rPr/>
        <w:t>Il ne s’agit pas d’un document figé, mais d’un référentiel de base qui est évolutif.</w:t>
      </w:r>
      <w:bookmarkEnd w:id="101"/>
    </w:p>
    <w:p xmlns:wp14="http://schemas.microsoft.com/office/word/2010/wordml" w14:paraId="5BBFB536" wp14:textId="77777777">
      <w:pPr>
        <w:pStyle w:val="Heading3"/>
        <w:rPr/>
      </w:pPr>
      <w:bookmarkStart w:name="évolution-du-backlog" w:id="102"/>
      <w:r>
        <w:rPr/>
        <w:t>14.2 Évolution du backlog</w:t>
      </w:r>
    </w:p>
    <w:p xmlns:wp14="http://schemas.microsoft.com/office/word/2010/wordml" w14:paraId="7A4445C4" wp14:textId="77777777">
      <w:pPr>
        <w:pStyle w:val="FirstParagraph"/>
        <w:rPr/>
      </w:pPr>
      <w:r>
        <w:rPr/>
        <w:t>Le backlog produit est amené à évoluer tout au long du projet afin de s’adapter aux besoins et aux retours des utilisateurs. Cette évolutivité constitue un principe de fonctionnement du projet.</w:t>
      </w:r>
    </w:p>
    <w:p xmlns:wp14="http://schemas.microsoft.com/office/word/2010/wordml" w14:paraId="13319A75" wp14:textId="77777777">
      <w:pPr>
        <w:pStyle w:val="BodyText"/>
        <w:rPr/>
      </w:pPr>
      <w:r>
        <w:rPr/>
        <w:t>Toutefois, cette évolution doit être encadrée afin de garantir la maîtrise du périmètre, des délais et des coûts.</w:t>
      </w:r>
    </w:p>
    <w:p xmlns:wp14="http://schemas.microsoft.com/office/word/2010/wordml" w14:paraId="0F0D85B0" wp14:textId="77777777">
      <w:pPr>
        <w:pStyle w:val="BodyText"/>
        <w:rPr/>
      </w:pPr>
      <w:r>
        <w:rPr/>
        <w:t>Le backlog initial constitue la base contractuelle du projet, notamment pour le périmètre du MVP. Les fonctionnalités associées à ce périmètre devront être réalisées dans le cadre de la préstation.</w:t>
      </w:r>
    </w:p>
    <w:p xmlns:wp14="http://schemas.microsoft.com/office/word/2010/wordml" w14:paraId="69AD56D1" wp14:textId="77777777">
      <w:pPr>
        <w:pStyle w:val="BodyText"/>
        <w:rPr/>
      </w:pPr>
      <w:r>
        <w:rPr/>
        <w:t>Les évolutions du backlog (ajout, modification ou suppression de fonctionnalités) devront faire l’objet :</w:t>
      </w:r>
    </w:p>
    <w:p xmlns:wp14="http://schemas.microsoft.com/office/word/2010/wordml" w14:paraId="623EFE88" wp14:textId="77777777">
      <w:pPr>
        <w:pStyle w:val="Compact"/>
        <w:numPr>
          <w:ilvl w:val="0"/>
          <w:numId w:val="1"/>
        </w:numPr>
        <w:rPr/>
      </w:pPr>
      <w:r>
        <w:rPr/>
        <w:t>d’une analyse d’impact (fonctionnelle et technique) ;</w:t>
      </w:r>
    </w:p>
    <w:p xmlns:wp14="http://schemas.microsoft.com/office/word/2010/wordml" w14:paraId="38E55F1B" wp14:textId="77777777">
      <w:pPr>
        <w:pStyle w:val="Compact"/>
        <w:numPr>
          <w:ilvl w:val="0"/>
          <w:numId w:val="1"/>
        </w:numPr>
        <w:rPr/>
      </w:pPr>
      <w:r>
        <w:rPr/>
        <w:t>d’une estimation de charge ;</w:t>
      </w:r>
    </w:p>
    <w:p xmlns:wp14="http://schemas.microsoft.com/office/word/2010/wordml" w14:paraId="4C877AC4" wp14:textId="77777777">
      <w:pPr>
        <w:pStyle w:val="Compact"/>
        <w:numPr>
          <w:ilvl w:val="0"/>
          <w:numId w:val="1"/>
        </w:numPr>
        <w:rPr/>
      </w:pPr>
      <w:r>
        <w:rPr/>
        <w:t>d’une validation par la MOA.</w:t>
      </w:r>
    </w:p>
    <w:p xmlns:wp14="http://schemas.microsoft.com/office/word/2010/wordml" w14:paraId="22B14C3C" wp14:textId="77777777">
      <w:pPr>
        <w:pStyle w:val="FirstParagraph"/>
        <w:rPr/>
      </w:pPr>
      <w:r>
        <w:rPr/>
        <w:t>Ces évolutions pourront être :</w:t>
      </w:r>
    </w:p>
    <w:p xmlns:wp14="http://schemas.microsoft.com/office/word/2010/wordml" w14:paraId="20468821" wp14:textId="77777777">
      <w:pPr>
        <w:pStyle w:val="Compact"/>
        <w:numPr>
          <w:ilvl w:val="0"/>
          <w:numId w:val="1"/>
        </w:numPr>
        <w:rPr/>
      </w:pPr>
      <w:r>
        <w:rPr/>
        <w:t>intégrées dans le périmètre existant si elles restent compatibles avec les engagements contractuels ;</w:t>
      </w:r>
    </w:p>
    <w:p xmlns:wp14="http://schemas.microsoft.com/office/word/2010/wordml" w14:paraId="573E52D5" wp14:textId="77777777">
      <w:pPr>
        <w:pStyle w:val="Compact"/>
        <w:numPr>
          <w:ilvl w:val="0"/>
          <w:numId w:val="1"/>
        </w:numPr>
        <w:rPr/>
      </w:pPr>
      <w:r>
        <w:rPr/>
        <w:t>ou traitées comme des évolutions hors périmètre, dans le cadre d’un dispositif de maintenance ou de prestations complémentaires.</w:t>
      </w:r>
    </w:p>
    <w:p xmlns:wp14="http://schemas.microsoft.com/office/word/2010/wordml" w14:paraId="08D9A6C5" wp14:textId="77777777">
      <w:pPr>
        <w:pStyle w:val="FirstParagraph"/>
        <w:rPr/>
      </w:pPr>
      <w:r>
        <w:rPr/>
        <w:t>Le prestataire devra proposer une organisation permettant de gérer ces évolutions de manière transparente, notamment via l’outil de gestion de projet (Azure DevOps).</w:t>
      </w:r>
    </w:p>
    <w:p xmlns:wp14="http://schemas.microsoft.com/office/word/2010/wordml" w14:paraId="2C4768A1" wp14:textId="77777777">
      <w:pPr>
        <w:pStyle w:val="BodyText"/>
        <w:rPr/>
      </w:pPr>
      <w:r>
        <w:rPr/>
        <w:t>Une attention particulière devra être portée à la maîtrise du périmètre du MVP, qui constitue une étape clé du projet.</w:t>
      </w:r>
      <w:bookmarkEnd w:id="102"/>
    </w:p>
    <w:p xmlns:wp14="http://schemas.microsoft.com/office/word/2010/wordml" w14:paraId="5F6144C6" wp14:textId="77777777">
      <w:pPr>
        <w:pStyle w:val="Heading3"/>
        <w:rPr/>
      </w:pPr>
      <w:bookmarkStart w:name="X6a0c20ea03fa42218522d9aa464cc5cbda460ee" w:id="103"/>
      <w:r>
        <w:rPr/>
        <w:t>14.3 Intégration dans les outils de gestion de projet</w:t>
      </w:r>
    </w:p>
    <w:p xmlns:wp14="http://schemas.microsoft.com/office/word/2010/wordml" w14:paraId="3DA3C027" wp14:textId="77777777">
      <w:pPr>
        <w:pStyle w:val="FirstParagraph"/>
        <w:rPr/>
      </w:pPr>
      <w:r>
        <w:rPr/>
        <w:t xml:space="preserve">Le backlog présenté dans ce document a vocation à être intégré dans les outils de gestion de projet utilisés par l’OEIL, notamment </w:t>
      </w:r>
      <w:r>
        <w:rPr>
          <w:b/>
          <w:bCs/>
        </w:rPr>
        <w:t>Azure DevOps</w:t>
      </w:r>
      <w:r>
        <w:rPr/>
        <w:t>.</w:t>
      </w:r>
    </w:p>
    <w:p xmlns:wp14="http://schemas.microsoft.com/office/word/2010/wordml" w14:paraId="455C5248" wp14:textId="77777777">
      <w:pPr>
        <w:pStyle w:val="BodyText"/>
        <w:rPr/>
      </w:pPr>
      <w:r>
        <w:rPr/>
        <w:t>Dans ce cadre :</w:t>
      </w:r>
    </w:p>
    <w:p xmlns:wp14="http://schemas.microsoft.com/office/word/2010/wordml" w14:paraId="2D26E7E5" wp14:textId="77777777">
      <w:pPr>
        <w:pStyle w:val="Compact"/>
        <w:numPr>
          <w:ilvl w:val="0"/>
          <w:numId w:val="1"/>
        </w:numPr>
        <w:rPr/>
      </w:pPr>
      <w:r>
        <w:rPr/>
        <w:t>les EPICS et User Stories seront créés et structurés dans un projet dédié ;</w:t>
      </w:r>
    </w:p>
    <w:p xmlns:wp14="http://schemas.microsoft.com/office/word/2010/wordml" w14:paraId="1B649920" wp14:textId="77777777">
      <w:pPr>
        <w:pStyle w:val="Compact"/>
        <w:numPr>
          <w:ilvl w:val="0"/>
          <w:numId w:val="1"/>
        </w:numPr>
        <w:rPr/>
      </w:pPr>
      <w:r>
        <w:rPr/>
        <w:t xml:space="preserve">ils seront enrichis avec des critères d’acceptation voir </w:t>
      </w:r>
      <w:r>
        <w:rPr>
          <w:b/>
          <w:bCs/>
        </w:rPr>
        <w:t>?@sec-critere_acceptation</w:t>
      </w:r>
      <w:r>
        <w:rPr/>
        <w:t>, des estimations de charge et des dépendances ;</w:t>
      </w:r>
    </w:p>
    <w:p xmlns:wp14="http://schemas.microsoft.com/office/word/2010/wordml" w14:paraId="5C9D383A" wp14:textId="77777777">
      <w:pPr>
        <w:pStyle w:val="Compact"/>
        <w:numPr>
          <w:ilvl w:val="0"/>
          <w:numId w:val="1"/>
        </w:numPr>
        <w:rPr/>
      </w:pPr>
      <w:r>
        <w:rPr/>
        <w:t>ils seront planifiés et suivis au sein des sprints de développement ;</w:t>
      </w:r>
    </w:p>
    <w:p xmlns:wp14="http://schemas.microsoft.com/office/word/2010/wordml" w14:paraId="33B9E4CB" wp14:textId="77777777">
      <w:pPr>
        <w:pStyle w:val="Compact"/>
        <w:numPr>
          <w:ilvl w:val="0"/>
          <w:numId w:val="1"/>
        </w:numPr>
        <w:rPr/>
      </w:pPr>
      <w:r>
        <w:rPr/>
        <w:t>leur avancement sera tracé de manière continue ;</w:t>
      </w:r>
    </w:p>
    <w:p xmlns:wp14="http://schemas.microsoft.com/office/word/2010/wordml" w14:paraId="41DA98F2" wp14:textId="77777777">
      <w:pPr>
        <w:pStyle w:val="Compact"/>
        <w:numPr>
          <w:ilvl w:val="0"/>
          <w:numId w:val="1"/>
        </w:numPr>
        <w:rPr/>
      </w:pPr>
      <w:r>
        <w:rPr/>
        <w:t>le code source sera hebergé dans l’infrastructure de l’OEIL et les commits seront liés aux US dans la mesure du possible.</w:t>
      </w:r>
    </w:p>
    <w:p xmlns:wp14="http://schemas.microsoft.com/office/word/2010/wordml" w14:paraId="6E03C41E" wp14:textId="77777777">
      <w:pPr>
        <w:pStyle w:val="FirstParagraph"/>
        <w:rPr/>
      </w:pPr>
      <w:r>
        <w:rPr/>
        <w:t>Le tableau présent dans le présent cahier des charges constitue ainsi une base de travail initiale, destinée à être opérationnalisée et détaillée dans l’outil de gestion de projet au cours de la phase de réalisation.</w:t>
      </w:r>
    </w:p>
    <w:p xmlns:wp14="http://schemas.microsoft.com/office/word/2010/wordml" w14:paraId="7AED52A1" wp14:textId="77777777">
      <w:pPr>
        <w:pStyle w:val="Normal"/>
        <w:rPr/>
      </w:pPr>
      <w:r>
        <w:rPr/>
        <mc:AlternateContent>
          <mc:Choice Requires="wps">
            <w:drawing>
              <wp:inline xmlns:wp14="http://schemas.microsoft.com/office/word/2010/wordprocessingDrawing" distT="0" distB="0" distL="0" distR="0" wp14:anchorId="63498FF4" wp14:editId="7777777">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w14:anchorId="41DD5D6A">
              <v:rect id="shape_0" style="position:absolute;margin-left:0pt;margin-top:-1.55pt;width:467.95pt;height:1.45pt;mso-wrap-style:none;v-text-anchor:middle;mso-position-horizontal:center;mso-position-vertical:top" o:allowincell="f" fillcolor="white" stroked="t">
                <v:fill type="solid" color2="black" o:detectmouseclick="t"/>
                <v:stroke color="black" joinstyle="round" endcap="flat"/>
                <w10:wrap type="topAndBottom"/>
              </v:rect>
            </w:pict>
          </mc:Fallback>
        </mc:AlternateContent>
      </w:r>
    </w:p>
    <w:p xmlns:wp14="http://schemas.microsoft.com/office/word/2010/wordml" w14:paraId="45FB0818" wp14:textId="77777777">
      <w:pPr>
        <w:pStyle w:val="Normal"/>
        <w:rPr/>
      </w:pPr>
      <w:r>
        <w:rPr/>
      </w:r>
      <w:bookmarkEnd w:id="100"/>
      <w:bookmarkEnd w:id="103"/>
      <w:r>
        <w:br w:type="page"/>
      </w:r>
    </w:p>
    <w:p xmlns:wp14="http://schemas.microsoft.com/office/word/2010/wordml" w14:paraId="2A6AD551" wp14:textId="77777777">
      <w:pPr>
        <w:pStyle w:val="Heading2"/>
        <w:spacing w:before="0" w:after="0"/>
        <w:rPr/>
      </w:pPr>
      <w:bookmarkStart w:name="__RefHeading___Toc6581_4257709489" w:id="104"/>
      <w:bookmarkStart w:name="dépendances-entre-user-stories" w:id="105"/>
      <w:bookmarkEnd w:id="104"/>
      <w:r>
        <w:rPr/>
        <w:t>15 Dépendances entre User Stories</w:t>
      </w:r>
    </w:p>
    <w:p xmlns:wp14="http://schemas.microsoft.com/office/word/2010/wordml" w14:paraId="3F9E2EB6" wp14:textId="77777777">
      <w:pPr>
        <w:pStyle w:val="FirstParagraph"/>
        <w:rPr/>
      </w:pPr>
      <w:r>
        <w:rPr/>
        <w:t xml:space="preserve">Ce document recense les relations de dépendance </w:t>
      </w:r>
      <w:r>
        <w:rPr>
          <w:b/>
          <w:bCs/>
        </w:rPr>
        <w:t>(parent → enfant)</w:t>
      </w:r>
      <w:r>
        <w:rPr/>
        <w:t xml:space="preserve"> entre les User Stories du backlog. Tous les tableaux de ce document sont générés depuis backlog.xlsx : les relations parent/enfant sont dérivées de la colonne </w:t>
      </w:r>
      <w:r>
        <w:rPr>
          <w:rStyle w:val="VerbatimChar"/>
        </w:rPr>
        <w:t>Dépend de (Parent)</w:t>
      </w:r>
      <w:r>
        <w:rPr/>
        <w:t xml:space="preserve">, et </w:t>
      </w:r>
      <w:r>
        <w:rPr>
          <w:b/>
          <w:bCs/>
        </w:rPr>
        <w:t>seules les dépendances déclarées dans cette colonne</w:t>
      </w:r>
      <w:r>
        <w:rPr/>
        <w:t xml:space="preserve"> figurent dans les tableaux.</w:t>
      </w:r>
    </w:p>
    <w:p xmlns:wp14="http://schemas.microsoft.com/office/word/2010/wordml" w14:paraId="2A94852A" wp14:textId="77777777">
      <w:pPr>
        <w:pStyle w:val="BodyText"/>
        <w:rPr/>
      </w:pPr>
      <w:r>
        <w:rPr/>
        <w:t xml:space="preserve">Une US peut être </w:t>
      </w:r>
      <w:r>
        <w:rPr>
          <w:b/>
          <w:bCs/>
        </w:rPr>
        <w:t>à la fois enfant et parent</w:t>
      </w:r>
      <w:r>
        <w:rPr/>
        <w:t xml:space="preserve"> (ex : </w:t>
      </w:r>
      <w:r>
        <w:rPr>
          <w:rStyle w:val="VerbatimChar"/>
        </w:rPr>
        <w:t>US4.1</w:t>
      </w:r>
      <w:r>
        <w:rPr/>
        <w:t xml:space="preserve"> est enfant de </w:t>
      </w:r>
      <w:r>
        <w:rPr>
          <w:rStyle w:val="VerbatimChar"/>
        </w:rPr>
        <w:t>US3.5</w:t>
      </w:r>
      <w:r>
        <w:rPr/>
        <w:t xml:space="preserve">, </w:t>
      </w:r>
      <w:r>
        <w:rPr>
          <w:rStyle w:val="VerbatimChar"/>
        </w:rPr>
        <w:t>US4.7</w:t>
      </w:r>
      <w:r>
        <w:rPr/>
        <w:t xml:space="preserve"> et </w:t>
      </w:r>
      <w:r>
        <w:rPr>
          <w:rStyle w:val="VerbatimChar"/>
        </w:rPr>
        <w:t>US1bis.12</w:t>
      </w:r>
      <w:r>
        <w:rPr/>
        <w:t xml:space="preserve">, et parent de </w:t>
      </w:r>
      <w:r>
        <w:rPr>
          <w:rStyle w:val="VerbatimChar"/>
        </w:rPr>
        <w:t>US4.2</w:t>
      </w:r>
      <w:r>
        <w:rPr/>
        <w:t xml:space="preserve">, </w:t>
      </w:r>
      <w:r>
        <w:rPr>
          <w:rStyle w:val="VerbatimChar"/>
        </w:rPr>
        <w:t>US4.3</w:t>
      </w:r>
      <w:r>
        <w:rPr/>
        <w:t xml:space="preserve">, </w:t>
      </w:r>
      <w:r>
        <w:rPr>
          <w:rStyle w:val="VerbatimChar"/>
        </w:rPr>
        <w:t>US4.7</w:t>
      </w:r>
      <w:r>
        <w:rPr/>
        <w:t xml:space="preserve">, </w:t>
      </w:r>
      <w:r>
        <w:rPr>
          <w:rStyle w:val="VerbatimChar"/>
        </w:rPr>
        <w:t>US5.1</w:t>
      </w:r>
      <w:r>
        <w:rPr/>
        <w:t xml:space="preserve"> et </w:t>
      </w:r>
      <w:r>
        <w:rPr>
          <w:rStyle w:val="VerbatimChar"/>
        </w:rPr>
        <w:t>US10.2</w:t>
      </w:r>
      <w:r>
        <w:rPr/>
        <w:t>). Ces influences croisées sont aussi représentées dans un graphe navigable (</w:t>
      </w:r>
      <w:r>
        <w:rPr>
          <w:rStyle w:val="VerbatimChar"/>
        </w:rPr>
        <w:t>annexes/graphe_dependances.html</w:t>
      </w:r>
      <w:r>
        <w:rPr/>
        <w:t>).</w:t>
      </w:r>
    </w:p>
    <w:p xmlns:wp14="http://schemas.microsoft.com/office/word/2010/wordml" w14:paraId="40D12AF0" wp14:textId="77777777">
      <w:pPr>
        <w:pStyle w:val="Heading3"/>
        <w:rPr/>
      </w:pPr>
      <w:bookmarkStart w:name="typologie-des-dépendances" w:id="106"/>
      <w:r>
        <w:rPr/>
        <w:t>15.1 Typologie des dépendances</w:t>
      </w:r>
    </w:p>
    <w:p xmlns:wp14="http://schemas.microsoft.com/office/word/2010/wordml" w14:paraId="323680E3" wp14:textId="77777777">
      <w:pPr>
        <w:pStyle w:val="FirstParagraph"/>
        <w:rPr/>
      </w:pPr>
      <w:r>
        <w:rPr/>
        <w:t xml:space="preserve">Chaque US est classée selon une </w:t>
      </w:r>
      <w:r>
        <w:rPr>
          <w:b/>
          <w:bCs/>
        </w:rPr>
        <w:t>finalité fonctionnelle</w:t>
      </w:r>
      <w:r>
        <w:rPr/>
        <w:t xml:space="preserve"> (</w:t>
      </w:r>
      <w:r>
        <w:rPr>
          <w:rStyle w:val="VerbatimChar"/>
        </w:rPr>
        <w:t>Type fonctionnel</w:t>
      </w:r>
      <w:r>
        <w:rPr/>
        <w:t xml:space="preserve"> dans </w:t>
      </w:r>
      <w:r>
        <w:rPr>
          <w:rStyle w:val="VerbatimChar"/>
        </w:rPr>
        <w:t>backlog.xlsx</w:t>
      </w:r>
      <w:r>
        <w:rPr/>
        <w:t xml:space="preserve">), rattachée aux </w:t>
      </w:r>
      <w:r>
        <w:rPr>
          <w:b/>
          <w:bCs/>
        </w:rPr>
        <w:t>4 piliers</w:t>
      </w:r>
      <w:r>
        <w:rPr/>
        <w:t xml:space="preserve"> du projet (vision AMOA). Les EPIC restent le conteneur thématique stable ; la finalité est dávoir une vue transversale.</w:t>
      </w:r>
    </w:p>
    <w:tbl>
      <w:tblPr>
        <w:tblStyle w:val="Table"/>
        <w:tblW w:w="5000" w:type="pct"/>
        <w:jc w:val="left"/>
        <w:tblInd w:w="108" w:type="dxa"/>
        <w:tblLayout w:type="fixed"/>
        <w:tblCellMar>
          <w:top w:w="0" w:type="dxa"/>
          <w:left w:w="108" w:type="dxa"/>
          <w:bottom w:w="0" w:type="dxa"/>
          <w:right w:w="108" w:type="dxa"/>
        </w:tblCellMar>
        <w:tblLook w:val="0000" w:firstRow="0" w:lastRow="0" w:firstColumn="0" w:lastColumn="0" w:noHBand="0" w:noVBand="0"/>
      </w:tblPr>
      <w:tblGrid>
        <w:gridCol w:w="9360"/>
      </w:tblGrid>
      <w:tr xmlns:wp14="http://schemas.microsoft.com/office/word/2010/wordml" w14:paraId="24399023" wp14:textId="77777777">
        <w:trPr/>
        <w:tc>
          <w:tcPr>
            <w:tcW w:w="9360" w:type="dxa"/>
            <w:tcBorders/>
          </w:tcPr>
          <w:p w14:paraId="561B8B3A" wp14:textId="77777777">
            <w:pPr>
              <w:pStyle w:val="ImageCaption"/>
              <w:spacing w:before="200" w:after="120"/>
              <w:jc w:val="left"/>
              <w:rPr/>
            </w:pPr>
            <w:r>
              <w:rPr/>
              <w:t>Table 2: Typologie des dépendances (finalité fonctionnelle × pilier)</w:t>
            </w:r>
          </w:p>
          <w:tbl>
            <w:tblPr>
              <w:tblStyle w:val="Table"/>
              <w:tblW w:w="4800" w:type="pct"/>
              <w:jc w:val="left"/>
              <w:tblInd w:w="0" w:type="dxa"/>
              <w:tblLayout w:type="fixed"/>
              <w:tblCellMar>
                <w:top w:w="0" w:type="dxa"/>
                <w:left w:w="108" w:type="dxa"/>
                <w:bottom w:w="0" w:type="dxa"/>
                <w:right w:w="108" w:type="dxa"/>
              </w:tblCellMar>
              <w:tblLook w:val="0020" w:firstRow="1" w:lastRow="0" w:firstColumn="0" w:lastColumn="0" w:noHBand="0" w:noVBand="0"/>
            </w:tblPr>
            <w:tblGrid>
              <w:gridCol w:w="1645"/>
              <w:gridCol w:w="2012"/>
              <w:gridCol w:w="4023"/>
              <w:gridCol w:w="1098"/>
            </w:tblGrid>
            <w:tr w14:paraId="05FF4265" wp14:textId="77777777">
              <w:trPr>
                <w:tblHeader w:val="true"/>
              </w:trPr>
              <w:tc>
                <w:tcPr>
                  <w:tcW w:w="1645" w:type="dxa"/>
                  <w:tcBorders>
                    <w:bottom w:val="single" w:color="000000" w:sz="6" w:space="0"/>
                  </w:tcBorders>
                  <w:vAlign w:val="bottom"/>
                </w:tcPr>
                <w:p w14:paraId="2162DE17" wp14:textId="77777777">
                  <w:pPr>
                    <w:pStyle w:val="Compact"/>
                    <w:spacing w:before="36" w:after="36"/>
                    <w:jc w:val="center"/>
                    <w:rPr/>
                  </w:pPr>
                  <w:r>
                    <w:rPr/>
                    <w:t>Finalité fonctionnelle</w:t>
                  </w:r>
                </w:p>
              </w:tc>
              <w:tc>
                <w:tcPr>
                  <w:tcW w:w="2012" w:type="dxa"/>
                  <w:tcBorders>
                    <w:bottom w:val="single" w:color="000000" w:sz="6" w:space="0"/>
                  </w:tcBorders>
                  <w:vAlign w:val="bottom"/>
                </w:tcPr>
                <w:p w14:paraId="272ABC00" wp14:textId="77777777">
                  <w:pPr>
                    <w:pStyle w:val="Compact"/>
                    <w:spacing w:before="36" w:after="36"/>
                    <w:jc w:val="center"/>
                    <w:rPr/>
                  </w:pPr>
                  <w:r>
                    <w:rPr/>
                    <w:t>Pilier(s) projet</w:t>
                  </w:r>
                </w:p>
              </w:tc>
              <w:tc>
                <w:tcPr>
                  <w:tcW w:w="4023" w:type="dxa"/>
                  <w:tcBorders>
                    <w:bottom w:val="single" w:color="000000" w:sz="6" w:space="0"/>
                  </w:tcBorders>
                  <w:vAlign w:val="bottom"/>
                </w:tcPr>
                <w:p w14:paraId="6B48511A" wp14:textId="77777777">
                  <w:pPr>
                    <w:pStyle w:val="Compact"/>
                    <w:spacing w:before="36" w:after="36"/>
                    <w:jc w:val="center"/>
                    <w:rPr/>
                  </w:pPr>
                  <w:r>
                    <w:rPr/>
                    <w:t>Explication</w:t>
                  </w:r>
                </w:p>
              </w:tc>
              <w:tc>
                <w:tcPr>
                  <w:tcW w:w="1098" w:type="dxa"/>
                  <w:tcBorders>
                    <w:bottom w:val="single" w:color="000000" w:sz="6" w:space="0"/>
                  </w:tcBorders>
                  <w:vAlign w:val="bottom"/>
                </w:tcPr>
                <w:p w14:paraId="626F67D1" wp14:textId="77777777">
                  <w:pPr>
                    <w:pStyle w:val="Compact"/>
                    <w:spacing w:before="36" w:after="36"/>
                    <w:jc w:val="center"/>
                    <w:rPr/>
                  </w:pPr>
                  <w:r>
                    <w:rPr/>
                    <w:t>Nombre d’US</w:t>
                  </w:r>
                </w:p>
              </w:tc>
            </w:tr>
            <w:tr w14:paraId="77CE166C" wp14:textId="77777777">
              <w:trPr/>
              <w:tc>
                <w:tcPr>
                  <w:tcW w:w="1645" w:type="dxa"/>
                  <w:tcBorders/>
                </w:tcPr>
                <w:p w14:paraId="3E67BD34" wp14:textId="77777777">
                  <w:pPr>
                    <w:pStyle w:val="Compact"/>
                    <w:spacing w:before="36" w:after="36"/>
                    <w:jc w:val="center"/>
                    <w:rPr/>
                  </w:pPr>
                  <w:r>
                    <w:rPr/>
                    <w:t>Acquisition</w:t>
                  </w:r>
                </w:p>
              </w:tc>
              <w:tc>
                <w:tcPr>
                  <w:tcW w:w="2012" w:type="dxa"/>
                  <w:tcBorders/>
                </w:tcPr>
                <w:p w14:paraId="18F81D23" wp14:textId="77777777">
                  <w:pPr>
                    <w:pStyle w:val="Compact"/>
                    <w:spacing w:before="36" w:after="36"/>
                    <w:jc w:val="center"/>
                    <w:rPr/>
                  </w:pPr>
                  <w:r>
                    <w:rPr/>
                    <w:t>Pilier 1 – Connaissance &amp; Caractérisation</w:t>
                  </w:r>
                </w:p>
              </w:tc>
              <w:tc>
                <w:tcPr>
                  <w:tcW w:w="4023" w:type="dxa"/>
                  <w:tcBorders/>
                </w:tcPr>
                <w:p w14:paraId="2CAF0D01" wp14:textId="77777777">
                  <w:pPr>
                    <w:pStyle w:val="Compact"/>
                    <w:spacing w:before="36" w:after="36"/>
                    <w:jc w:val="center"/>
                    <w:rPr/>
                  </w:pPr>
                  <w:r>
                    <w:rPr/>
                    <w:t>Centralisation des données et des captages</w:t>
                  </w:r>
                </w:p>
              </w:tc>
              <w:tc>
                <w:tcPr>
                  <w:tcW w:w="1098" w:type="dxa"/>
                  <w:tcBorders/>
                </w:tcPr>
                <w:p w14:paraId="29B4EA11" wp14:textId="77777777">
                  <w:pPr>
                    <w:pStyle w:val="Compact"/>
                    <w:spacing w:before="36" w:after="36"/>
                    <w:jc w:val="center"/>
                    <w:rPr/>
                  </w:pPr>
                  <w:r>
                    <w:rPr/>
                    <w:t>6</w:t>
                  </w:r>
                </w:p>
              </w:tc>
            </w:tr>
            <w:tr w14:paraId="7AC27836" wp14:textId="77777777">
              <w:trPr/>
              <w:tc>
                <w:tcPr>
                  <w:tcW w:w="1645" w:type="dxa"/>
                  <w:tcBorders/>
                </w:tcPr>
                <w:p w14:paraId="059EC1BF" wp14:textId="77777777">
                  <w:pPr>
                    <w:pStyle w:val="Compact"/>
                    <w:spacing w:before="36" w:after="36"/>
                    <w:jc w:val="center"/>
                    <w:rPr/>
                  </w:pPr>
                  <w:r>
                    <w:rPr/>
                    <w:t>Structuration</w:t>
                  </w:r>
                </w:p>
              </w:tc>
              <w:tc>
                <w:tcPr>
                  <w:tcW w:w="2012" w:type="dxa"/>
                  <w:tcBorders/>
                </w:tcPr>
                <w:p w14:paraId="7CE16455" wp14:textId="77777777">
                  <w:pPr>
                    <w:pStyle w:val="Compact"/>
                    <w:spacing w:before="36" w:after="36"/>
                    <w:jc w:val="center"/>
                    <w:rPr/>
                  </w:pPr>
                  <w:r>
                    <w:rPr/>
                    <w:t>Pilier 1 – Connaissance &amp; Caractérisation</w:t>
                  </w:r>
                </w:p>
              </w:tc>
              <w:tc>
                <w:tcPr>
                  <w:tcW w:w="4023" w:type="dxa"/>
                  <w:tcBorders/>
                </w:tcPr>
                <w:p w14:paraId="500EFDEF" wp14:textId="77777777">
                  <w:pPr>
                    <w:pStyle w:val="Compact"/>
                    <w:spacing w:before="36" w:after="36"/>
                    <w:jc w:val="center"/>
                    <w:rPr/>
                  </w:pPr>
                  <w:r>
                    <w:rPr/>
                    <w:t>Mise en ordre du référentiel et du catalogue</w:t>
                  </w:r>
                </w:p>
              </w:tc>
              <w:tc>
                <w:tcPr>
                  <w:tcW w:w="1098" w:type="dxa"/>
                  <w:tcBorders/>
                </w:tcPr>
                <w:p w14:paraId="7B568215" wp14:textId="77777777">
                  <w:pPr>
                    <w:pStyle w:val="Compact"/>
                    <w:spacing w:before="36" w:after="36"/>
                    <w:jc w:val="center"/>
                    <w:rPr/>
                  </w:pPr>
                  <w:r>
                    <w:rPr/>
                    <w:t>21</w:t>
                  </w:r>
                </w:p>
              </w:tc>
            </w:tr>
            <w:tr w14:paraId="1A70E498" wp14:textId="77777777">
              <w:trPr/>
              <w:tc>
                <w:tcPr>
                  <w:tcW w:w="1645" w:type="dxa"/>
                  <w:tcBorders/>
                </w:tcPr>
                <w:p w14:paraId="14084DAF" wp14:textId="77777777">
                  <w:pPr>
                    <w:pStyle w:val="Compact"/>
                    <w:spacing w:before="36" w:after="36"/>
                    <w:jc w:val="center"/>
                    <w:rPr/>
                  </w:pPr>
                  <w:r>
                    <w:rPr/>
                    <w:t>Qualification</w:t>
                  </w:r>
                </w:p>
              </w:tc>
              <w:tc>
                <w:tcPr>
                  <w:tcW w:w="2012" w:type="dxa"/>
                  <w:tcBorders/>
                </w:tcPr>
                <w:p w14:paraId="44BFE5C0" wp14:textId="77777777">
                  <w:pPr>
                    <w:pStyle w:val="Compact"/>
                    <w:spacing w:before="36" w:after="36"/>
                    <w:jc w:val="center"/>
                    <w:rPr/>
                  </w:pPr>
                  <w:r>
                    <w:rPr/>
                    <w:t>Pilier 1 – Connaissance &amp; Caractérisation (fondement)</w:t>
                  </w:r>
                </w:p>
              </w:tc>
              <w:tc>
                <w:tcPr>
                  <w:tcW w:w="4023" w:type="dxa"/>
                  <w:tcBorders/>
                </w:tcPr>
                <w:p w14:paraId="4D56C923" wp14:textId="77777777">
                  <w:pPr>
                    <w:pStyle w:val="Compact"/>
                    <w:spacing w:before="36" w:after="36"/>
                    <w:jc w:val="center"/>
                    <w:rPr/>
                  </w:pPr>
                  <w:r>
                    <w:rPr/>
                    <w:t>Fiabilisation de la donnée avant diagnostic</w:t>
                  </w:r>
                </w:p>
              </w:tc>
              <w:tc>
                <w:tcPr>
                  <w:tcW w:w="1098" w:type="dxa"/>
                  <w:tcBorders/>
                </w:tcPr>
                <w:p w14:paraId="75697EEC" wp14:textId="77777777">
                  <w:pPr>
                    <w:pStyle w:val="Compact"/>
                    <w:spacing w:before="36" w:after="36"/>
                    <w:jc w:val="center"/>
                    <w:rPr/>
                  </w:pPr>
                  <w:r>
                    <w:rPr/>
                    <w:t>7</w:t>
                  </w:r>
                </w:p>
              </w:tc>
            </w:tr>
            <w:tr w14:paraId="50A0AA8D" wp14:textId="77777777">
              <w:trPr/>
              <w:tc>
                <w:tcPr>
                  <w:tcW w:w="1645" w:type="dxa"/>
                  <w:tcBorders/>
                </w:tcPr>
                <w:p w14:paraId="3B44039E" wp14:textId="77777777">
                  <w:pPr>
                    <w:pStyle w:val="Compact"/>
                    <w:spacing w:before="36" w:after="36"/>
                    <w:jc w:val="center"/>
                    <w:rPr/>
                  </w:pPr>
                  <w:r>
                    <w:rPr/>
                    <w:t>Exploitation</w:t>
                  </w:r>
                </w:p>
              </w:tc>
              <w:tc>
                <w:tcPr>
                  <w:tcW w:w="2012" w:type="dxa"/>
                  <w:tcBorders/>
                </w:tcPr>
                <w:p w14:paraId="656AC5E6" wp14:textId="77777777">
                  <w:pPr>
                    <w:pStyle w:val="Compact"/>
                    <w:spacing w:before="36" w:after="36"/>
                    <w:jc w:val="center"/>
                    <w:rPr/>
                  </w:pPr>
                  <w:r>
                    <w:rPr/>
                    <w:t>Pilier 2 – Diagnostic &amp; Analyse multicritère (+ Pilier 3)</w:t>
                  </w:r>
                </w:p>
              </w:tc>
              <w:tc>
                <w:tcPr>
                  <w:tcW w:w="4023" w:type="dxa"/>
                  <w:tcBorders/>
                </w:tcPr>
                <w:p w14:paraId="5AFFD330" wp14:textId="77777777">
                  <w:pPr>
                    <w:pStyle w:val="Compact"/>
                    <w:spacing w:before="36" w:after="36"/>
                    <w:jc w:val="center"/>
                    <w:rPr/>
                  </w:pPr>
                  <w:r>
                    <w:rPr/>
                    <w:t>Calculs, analyse, aide à la décision</w:t>
                  </w:r>
                </w:p>
              </w:tc>
              <w:tc>
                <w:tcPr>
                  <w:tcW w:w="1098" w:type="dxa"/>
                  <w:tcBorders/>
                </w:tcPr>
                <w:p w14:paraId="2847A633" wp14:textId="77777777">
                  <w:pPr>
                    <w:pStyle w:val="Compact"/>
                    <w:spacing w:before="36" w:after="36"/>
                    <w:jc w:val="center"/>
                    <w:rPr/>
                  </w:pPr>
                  <w:r>
                    <w:rPr/>
                    <w:t>19</w:t>
                  </w:r>
                </w:p>
              </w:tc>
            </w:tr>
            <w:tr w14:paraId="1DD51164" wp14:textId="77777777">
              <w:trPr/>
              <w:tc>
                <w:tcPr>
                  <w:tcW w:w="1645" w:type="dxa"/>
                  <w:tcBorders/>
                </w:tcPr>
                <w:p w14:paraId="5B3FE812" wp14:textId="77777777">
                  <w:pPr>
                    <w:pStyle w:val="Compact"/>
                    <w:spacing w:before="36" w:after="36"/>
                    <w:jc w:val="center"/>
                    <w:rPr/>
                  </w:pPr>
                  <w:r>
                    <w:rPr/>
                    <w:t>Restitution – Diffusion</w:t>
                  </w:r>
                </w:p>
              </w:tc>
              <w:tc>
                <w:tcPr>
                  <w:tcW w:w="2012" w:type="dxa"/>
                  <w:tcBorders/>
                </w:tcPr>
                <w:p w14:paraId="14AF2956" wp14:textId="77777777">
                  <w:pPr>
                    <w:pStyle w:val="Compact"/>
                    <w:spacing w:before="36" w:after="36"/>
                    <w:jc w:val="center"/>
                    <w:rPr/>
                  </w:pPr>
                  <w:r>
                    <w:rPr/>
                    <w:t>Pilier 4 – Partage &amp; Diffusion</w:t>
                  </w:r>
                </w:p>
              </w:tc>
              <w:tc>
                <w:tcPr>
                  <w:tcW w:w="4023" w:type="dxa"/>
                  <w:tcBorders/>
                </w:tcPr>
                <w:p w14:paraId="4E1E706F" wp14:textId="77777777">
                  <w:pPr>
                    <w:pStyle w:val="Compact"/>
                    <w:spacing w:before="36" w:after="36"/>
                    <w:jc w:val="center"/>
                    <w:rPr/>
                  </w:pPr>
                  <w:r>
                    <w:rPr/>
                    <w:t>Visualisation, fiches, exports, API</w:t>
                  </w:r>
                </w:p>
              </w:tc>
              <w:tc>
                <w:tcPr>
                  <w:tcW w:w="1098" w:type="dxa"/>
                  <w:tcBorders/>
                </w:tcPr>
                <w:p w14:paraId="434292C4" wp14:textId="77777777">
                  <w:pPr>
                    <w:pStyle w:val="Compact"/>
                    <w:spacing w:before="36" w:after="36"/>
                    <w:jc w:val="center"/>
                    <w:rPr/>
                  </w:pPr>
                  <w:r>
                    <w:rPr/>
                    <w:t>32</w:t>
                  </w:r>
                </w:p>
              </w:tc>
            </w:tr>
            <w:tr w14:paraId="1F6E4C39" wp14:textId="77777777">
              <w:trPr/>
              <w:tc>
                <w:tcPr>
                  <w:tcW w:w="1645" w:type="dxa"/>
                  <w:tcBorders/>
                </w:tcPr>
                <w:p w14:paraId="7635C815" wp14:textId="77777777">
                  <w:pPr>
                    <w:pStyle w:val="Compact"/>
                    <w:spacing w:before="36" w:after="36"/>
                    <w:jc w:val="center"/>
                    <w:rPr/>
                  </w:pPr>
                  <w:r>
                    <w:rPr/>
                    <w:t>Gouvernance</w:t>
                  </w:r>
                </w:p>
              </w:tc>
              <w:tc>
                <w:tcPr>
                  <w:tcW w:w="2012" w:type="dxa"/>
                  <w:tcBorders/>
                </w:tcPr>
                <w:p w14:paraId="074A253D" wp14:textId="77777777">
                  <w:pPr>
                    <w:pStyle w:val="Compact"/>
                    <w:spacing w:before="36" w:after="36"/>
                    <w:jc w:val="center"/>
                    <w:rPr/>
                  </w:pPr>
                  <w:r>
                    <w:rPr/>
                    <w:t>Transverse (socle)</w:t>
                  </w:r>
                </w:p>
              </w:tc>
              <w:tc>
                <w:tcPr>
                  <w:tcW w:w="4023" w:type="dxa"/>
                  <w:tcBorders/>
                </w:tcPr>
                <w:p w14:paraId="00434320" wp14:textId="77777777">
                  <w:pPr>
                    <w:pStyle w:val="Compact"/>
                    <w:spacing w:before="36" w:after="36"/>
                    <w:jc w:val="center"/>
                    <w:rPr/>
                  </w:pPr>
                  <w:r>
                    <w:rPr/>
                    <w:t>Comptes, droits, traçabilité, audit</w:t>
                  </w:r>
                </w:p>
              </w:tc>
              <w:tc>
                <w:tcPr>
                  <w:tcW w:w="1098" w:type="dxa"/>
                  <w:tcBorders/>
                </w:tcPr>
                <w:p w14:paraId="4E1E336A" wp14:textId="77777777">
                  <w:pPr>
                    <w:pStyle w:val="Compact"/>
                    <w:spacing w:before="36" w:after="36"/>
                    <w:jc w:val="center"/>
                    <w:rPr/>
                  </w:pPr>
                  <w:r>
                    <w:rPr/>
                    <w:t>14</w:t>
                  </w:r>
                  <w:bookmarkStart w:name="tbl-typologie" w:id="107"/>
                  <w:bookmarkEnd w:id="107"/>
                </w:p>
              </w:tc>
            </w:tr>
          </w:tbl>
          <w:p w14:paraId="049F31CB" wp14:textId="77777777">
            <w:pPr>
              <w:pStyle w:val="Normal"/>
              <w:spacing w:before="0" w:after="200"/>
              <w:jc w:val="left"/>
              <w:rPr>
                <w:sz w:val="24"/>
              </w:rPr>
            </w:pPr>
            <w:r>
              <w:rPr>
                <w:sz w:val="24"/>
              </w:rPr>
            </w:r>
          </w:p>
        </w:tc>
      </w:tr>
    </w:tbl>
    <w:p xmlns:wp14="http://schemas.microsoft.com/office/word/2010/wordml" w14:paraId="4D7D70C7" wp14:textId="77777777">
      <w:pPr>
        <w:pStyle w:val="BodyText"/>
        <w:rPr/>
      </w:pPr>
      <w:r>
        <w:rPr>
          <w:b/>
          <w:bCs/>
        </w:rPr>
        <w:t>Note sur le Pilier 3 (Veille &amp; Détection) :</w:t>
      </w:r>
      <w:r>
        <w:rPr/>
        <w:t xml:space="preserve"> il n’est pas une finalité séparée ici. Les US de veille/détection (ex : </w:t>
      </w:r>
      <w:r>
        <w:rPr>
          <w:rStyle w:val="VerbatimChar"/>
        </w:rPr>
        <w:t>US7.1</w:t>
      </w:r>
      <w:r>
        <w:rPr/>
        <w:t xml:space="preserve"> seuils, </w:t>
      </w:r>
      <w:r>
        <w:rPr>
          <w:rStyle w:val="VerbatimChar"/>
        </w:rPr>
        <w:t>US7.2</w:t>
      </w:r>
      <w:r>
        <w:rPr/>
        <w:t xml:space="preserve"> dépassement) sont rattachées à </w:t>
      </w:r>
      <w:r>
        <w:rPr>
          <w:b/>
          <w:bCs/>
        </w:rPr>
        <w:t>Exploitation</w:t>
      </w:r>
      <w:r>
        <w:rPr/>
        <w:t>, en cohérence avec la classification B retenue.</w:t>
      </w:r>
      <w:bookmarkEnd w:id="106"/>
    </w:p>
    <w:p xmlns:wp14="http://schemas.microsoft.com/office/word/2010/wordml" w14:paraId="5F160FCC" wp14:textId="77777777">
      <w:pPr>
        <w:pStyle w:val="Heading3"/>
        <w:rPr/>
      </w:pPr>
      <w:bookmarkStart w:name="répartition-par-epic" w:id="108"/>
      <w:r>
        <w:rPr/>
        <w:t>15.2 Répartition par EPIC</w:t>
      </w:r>
    </w:p>
    <w:tbl>
      <w:tblPr>
        <w:tblStyle w:val="Table"/>
        <w:tblW w:w="5000" w:type="pct"/>
        <w:jc w:val="left"/>
        <w:tblInd w:w="108" w:type="dxa"/>
        <w:tblLayout w:type="fixed"/>
        <w:tblCellMar>
          <w:top w:w="0" w:type="dxa"/>
          <w:left w:w="108" w:type="dxa"/>
          <w:bottom w:w="0" w:type="dxa"/>
          <w:right w:w="108" w:type="dxa"/>
        </w:tblCellMar>
        <w:tblLook w:val="0000" w:firstRow="0" w:lastRow="0" w:firstColumn="0" w:lastColumn="0" w:noHBand="0" w:noVBand="0"/>
      </w:tblPr>
      <w:tblGrid>
        <w:gridCol w:w="9360"/>
      </w:tblGrid>
      <w:tr xmlns:wp14="http://schemas.microsoft.com/office/word/2010/wordml" w14:paraId="5F9DFABE" wp14:textId="77777777">
        <w:trPr/>
        <w:tc>
          <w:tcPr>
            <w:tcW w:w="9360" w:type="dxa"/>
            <w:tcBorders/>
          </w:tcPr>
          <w:p w14:paraId="0308B100" wp14:textId="77777777">
            <w:pPr>
              <w:pStyle w:val="ImageCaption"/>
              <w:spacing w:before="200" w:after="120"/>
              <w:jc w:val="left"/>
              <w:rPr/>
            </w:pPr>
            <w:r>
              <w:rPr/>
              <w:t>Table 3: Répartition des US par EPIC et finalité dominante</w:t>
            </w:r>
          </w:p>
          <w:tbl>
            <w:tblPr>
              <w:tblStyle w:val="Table"/>
              <w:tblW w:w="5000" w:type="pct"/>
              <w:jc w:val="left"/>
              <w:tblInd w:w="0" w:type="dxa"/>
              <w:tblLayout w:type="fixed"/>
              <w:tblCellMar>
                <w:top w:w="0" w:type="dxa"/>
                <w:left w:w="108" w:type="dxa"/>
                <w:bottom w:w="0" w:type="dxa"/>
                <w:right w:w="108" w:type="dxa"/>
              </w:tblCellMar>
              <w:tblLook w:val="0020" w:firstRow="1" w:lastRow="0" w:firstColumn="0" w:lastColumn="0" w:noHBand="0" w:noVBand="0"/>
            </w:tblPr>
            <w:tblGrid>
              <w:gridCol w:w="1644"/>
              <w:gridCol w:w="2012"/>
              <w:gridCol w:w="5488"/>
            </w:tblGrid>
            <w:tr w14:paraId="76F28CB6" wp14:textId="77777777">
              <w:trPr>
                <w:tblHeader w:val="true"/>
              </w:trPr>
              <w:tc>
                <w:tcPr>
                  <w:tcW w:w="1644" w:type="dxa"/>
                  <w:tcBorders>
                    <w:bottom w:val="single" w:color="000000" w:sz="6" w:space="0"/>
                  </w:tcBorders>
                  <w:vAlign w:val="bottom"/>
                </w:tcPr>
                <w:p w14:paraId="77793D70" wp14:textId="77777777">
                  <w:pPr>
                    <w:pStyle w:val="Compact"/>
                    <w:spacing w:before="36" w:after="36"/>
                    <w:jc w:val="center"/>
                    <w:rPr/>
                  </w:pPr>
                  <w:r>
                    <w:rPr/>
                    <w:t>EPIC</w:t>
                  </w:r>
                </w:p>
              </w:tc>
              <w:tc>
                <w:tcPr>
                  <w:tcW w:w="2012" w:type="dxa"/>
                  <w:tcBorders>
                    <w:bottom w:val="single" w:color="000000" w:sz="6" w:space="0"/>
                  </w:tcBorders>
                  <w:vAlign w:val="bottom"/>
                </w:tcPr>
                <w:p w14:paraId="6C4472BE" wp14:textId="77777777">
                  <w:pPr>
                    <w:pStyle w:val="Compact"/>
                    <w:spacing w:before="36" w:after="36"/>
                    <w:jc w:val="center"/>
                    <w:rPr/>
                  </w:pPr>
                  <w:r>
                    <w:rPr/>
                    <w:t>Finalité dominante</w:t>
                  </w:r>
                </w:p>
              </w:tc>
              <w:tc>
                <w:tcPr>
                  <w:tcW w:w="5488" w:type="dxa"/>
                  <w:tcBorders>
                    <w:bottom w:val="single" w:color="000000" w:sz="6" w:space="0"/>
                  </w:tcBorders>
                  <w:vAlign w:val="bottom"/>
                </w:tcPr>
                <w:p w14:paraId="427B03F2" wp14:textId="77777777">
                  <w:pPr>
                    <w:pStyle w:val="Compact"/>
                    <w:spacing w:before="36" w:after="36"/>
                    <w:jc w:val="center"/>
                    <w:rPr/>
                  </w:pPr>
                  <w:r>
                    <w:rPr/>
                    <w:t>US en dérogation</w:t>
                  </w:r>
                </w:p>
              </w:tc>
            </w:tr>
            <w:tr w14:paraId="6B2A1129" wp14:textId="77777777">
              <w:trPr/>
              <w:tc>
                <w:tcPr>
                  <w:tcW w:w="1644" w:type="dxa"/>
                  <w:tcBorders/>
                </w:tcPr>
                <w:p w14:paraId="5A5A90B4" wp14:textId="77777777">
                  <w:pPr>
                    <w:pStyle w:val="Compact"/>
                    <w:spacing w:before="36" w:after="36"/>
                    <w:jc w:val="center"/>
                    <w:rPr/>
                  </w:pPr>
                  <w:r>
                    <w:rPr/>
                    <w:t>EPIC 1 – Gestion des données</w:t>
                  </w:r>
                </w:p>
              </w:tc>
              <w:tc>
                <w:tcPr>
                  <w:tcW w:w="2012" w:type="dxa"/>
                  <w:tcBorders/>
                </w:tcPr>
                <w:p w14:paraId="721D3BAB" wp14:textId="77777777">
                  <w:pPr>
                    <w:pStyle w:val="Compact"/>
                    <w:spacing w:before="36" w:after="36"/>
                    <w:jc w:val="center"/>
                    <w:rPr/>
                  </w:pPr>
                  <w:r>
                    <w:rPr/>
                    <w:t>Acquisition</w:t>
                  </w:r>
                </w:p>
              </w:tc>
              <w:tc>
                <w:tcPr>
                  <w:tcW w:w="5488" w:type="dxa"/>
                  <w:tcBorders/>
                </w:tcPr>
                <w:p w14:paraId="7404A2E8" wp14:textId="77777777">
                  <w:pPr>
                    <w:pStyle w:val="Compact"/>
                    <w:spacing w:before="36" w:after="36"/>
                    <w:jc w:val="center"/>
                    <w:rPr/>
                  </w:pPr>
                  <w:r>
                    <w:rPr/>
                    <w:t>US1.4 — Normaliser les données ; US1.6 — Historiser les données</w:t>
                  </w:r>
                </w:p>
              </w:tc>
            </w:tr>
            <w:tr w14:paraId="5FA24D39" wp14:textId="77777777">
              <w:trPr/>
              <w:tc>
                <w:tcPr>
                  <w:tcW w:w="1644" w:type="dxa"/>
                  <w:tcBorders/>
                </w:tcPr>
                <w:p w14:paraId="526BD7D7" wp14:textId="77777777">
                  <w:pPr>
                    <w:pStyle w:val="Compact"/>
                    <w:spacing w:before="36" w:after="36"/>
                    <w:jc w:val="center"/>
                    <w:rPr/>
                  </w:pPr>
                  <w:r>
                    <w:rPr/>
                    <w:t>EPIC 10 – Traçabilité</w:t>
                  </w:r>
                </w:p>
              </w:tc>
              <w:tc>
                <w:tcPr>
                  <w:tcW w:w="2012" w:type="dxa"/>
                  <w:tcBorders/>
                </w:tcPr>
                <w:p w14:paraId="1F92F456" wp14:textId="77777777">
                  <w:pPr>
                    <w:pStyle w:val="Compact"/>
                    <w:spacing w:before="36" w:after="36"/>
                    <w:jc w:val="center"/>
                    <w:rPr/>
                  </w:pPr>
                  <w:r>
                    <w:rPr/>
                    <w:t>Gouvernance</w:t>
                  </w:r>
                </w:p>
              </w:tc>
              <w:tc>
                <w:tcPr>
                  <w:tcW w:w="5488" w:type="dxa"/>
                  <w:tcBorders/>
                </w:tcPr>
                <w:p w14:paraId="2D366E0F" wp14:textId="77777777">
                  <w:pPr>
                    <w:pStyle w:val="Compact"/>
                    <w:spacing w:before="36" w:after="36"/>
                    <w:jc w:val="center"/>
                    <w:rPr/>
                  </w:pPr>
                  <w:r>
                    <w:rPr/>
                    <w:t>—</w:t>
                  </w:r>
                </w:p>
              </w:tc>
            </w:tr>
            <w:tr w14:paraId="76DAEE00" wp14:textId="77777777">
              <w:trPr/>
              <w:tc>
                <w:tcPr>
                  <w:tcW w:w="1644" w:type="dxa"/>
                  <w:tcBorders/>
                </w:tcPr>
                <w:p w14:paraId="6A6C0128" wp14:textId="77777777">
                  <w:pPr>
                    <w:pStyle w:val="Compact"/>
                    <w:spacing w:before="36" w:after="36"/>
                    <w:jc w:val="center"/>
                    <w:rPr/>
                  </w:pPr>
                  <w:r>
                    <w:rPr/>
                    <w:t>EPIC 1bis – Catalogage des données</w:t>
                  </w:r>
                </w:p>
              </w:tc>
              <w:tc>
                <w:tcPr>
                  <w:tcW w:w="2012" w:type="dxa"/>
                  <w:tcBorders/>
                </w:tcPr>
                <w:p w14:paraId="7747BCAE" wp14:textId="77777777">
                  <w:pPr>
                    <w:pStyle w:val="Compact"/>
                    <w:spacing w:before="36" w:after="36"/>
                    <w:jc w:val="center"/>
                    <w:rPr/>
                  </w:pPr>
                  <w:r>
                    <w:rPr/>
                    <w:t>Structuration</w:t>
                  </w:r>
                </w:p>
              </w:tc>
              <w:tc>
                <w:tcPr>
                  <w:tcW w:w="5488" w:type="dxa"/>
                  <w:tcBorders/>
                </w:tcPr>
                <w:p w14:paraId="2438C18E" wp14:textId="77777777">
                  <w:pPr>
                    <w:pStyle w:val="Compact"/>
                    <w:spacing w:before="36" w:after="36"/>
                    <w:jc w:val="center"/>
                    <w:rPr/>
                  </w:pPr>
                  <w:r>
                    <w:rPr/>
                    <w:t>US1bis.10 — Alimenter automatiquement le catalogue lors des imports</w:t>
                  </w:r>
                </w:p>
              </w:tc>
            </w:tr>
            <w:tr w14:paraId="569BD8D9" wp14:textId="77777777">
              <w:trPr/>
              <w:tc>
                <w:tcPr>
                  <w:tcW w:w="1644" w:type="dxa"/>
                  <w:tcBorders/>
                </w:tcPr>
                <w:p w14:paraId="46E865B5" wp14:textId="77777777">
                  <w:pPr>
                    <w:pStyle w:val="Compact"/>
                    <w:spacing w:before="36" w:after="36"/>
                    <w:jc w:val="center"/>
                    <w:rPr/>
                  </w:pPr>
                  <w:r>
                    <w:rPr/>
                    <w:t>EPIC 2 – Qualité des données</w:t>
                  </w:r>
                </w:p>
              </w:tc>
              <w:tc>
                <w:tcPr>
                  <w:tcW w:w="2012" w:type="dxa"/>
                  <w:tcBorders/>
                </w:tcPr>
                <w:p w14:paraId="0DE40752" wp14:textId="77777777">
                  <w:pPr>
                    <w:pStyle w:val="Compact"/>
                    <w:spacing w:before="36" w:after="36"/>
                    <w:jc w:val="center"/>
                    <w:rPr/>
                  </w:pPr>
                  <w:r>
                    <w:rPr/>
                    <w:t>Qualification</w:t>
                  </w:r>
                </w:p>
              </w:tc>
              <w:tc>
                <w:tcPr>
                  <w:tcW w:w="5488" w:type="dxa"/>
                  <w:tcBorders/>
                </w:tcPr>
                <w:p w14:paraId="1230D8BB" wp14:textId="77777777">
                  <w:pPr>
                    <w:pStyle w:val="Compact"/>
                    <w:spacing w:before="36" w:after="36"/>
                    <w:jc w:val="center"/>
                    <w:rPr/>
                  </w:pPr>
                  <w:r>
                    <w:rPr/>
                    <w:t>—</w:t>
                  </w:r>
                </w:p>
              </w:tc>
            </w:tr>
            <w:tr w14:paraId="0DC5859C" wp14:textId="77777777">
              <w:trPr/>
              <w:tc>
                <w:tcPr>
                  <w:tcW w:w="1644" w:type="dxa"/>
                  <w:tcBorders/>
                </w:tcPr>
                <w:p w14:paraId="5AABEFB7" wp14:textId="77777777">
                  <w:pPr>
                    <w:pStyle w:val="Compact"/>
                    <w:spacing w:before="36" w:after="36"/>
                    <w:jc w:val="center"/>
                    <w:rPr/>
                  </w:pPr>
                  <w:r>
                    <w:rPr/>
                    <w:t>EPIC 3 – Référentiels</w:t>
                  </w:r>
                </w:p>
              </w:tc>
              <w:tc>
                <w:tcPr>
                  <w:tcW w:w="2012" w:type="dxa"/>
                  <w:tcBorders/>
                </w:tcPr>
                <w:p w14:paraId="69882495" wp14:textId="77777777">
                  <w:pPr>
                    <w:pStyle w:val="Compact"/>
                    <w:spacing w:before="36" w:after="36"/>
                    <w:jc w:val="center"/>
                    <w:rPr/>
                  </w:pPr>
                  <w:r>
                    <w:rPr/>
                    <w:t>Structuration</w:t>
                  </w:r>
                </w:p>
              </w:tc>
              <w:tc>
                <w:tcPr>
                  <w:tcW w:w="5488" w:type="dxa"/>
                  <w:tcBorders/>
                </w:tcPr>
                <w:p w14:paraId="16E2FAF2" wp14:textId="77777777">
                  <w:pPr>
                    <w:pStyle w:val="Compact"/>
                    <w:spacing w:before="36" w:after="36"/>
                    <w:jc w:val="center"/>
                    <w:rPr/>
                  </w:pPr>
                  <w:r>
                    <w:rPr/>
                    <w:t>US3.6 — Gérer les profils utilisateurs</w:t>
                  </w:r>
                </w:p>
              </w:tc>
            </w:tr>
            <w:tr w14:paraId="7011D07E" wp14:textId="77777777">
              <w:trPr/>
              <w:tc>
                <w:tcPr>
                  <w:tcW w:w="1644" w:type="dxa"/>
                  <w:tcBorders/>
                </w:tcPr>
                <w:p w14:paraId="06BFC46A" wp14:textId="77777777">
                  <w:pPr>
                    <w:pStyle w:val="Compact"/>
                    <w:spacing w:before="36" w:after="36"/>
                    <w:jc w:val="center"/>
                    <w:rPr/>
                  </w:pPr>
                  <w:r>
                    <w:rPr/>
                    <w:t>EPIC 4 – Calcul d’indicateurs</w:t>
                  </w:r>
                </w:p>
              </w:tc>
              <w:tc>
                <w:tcPr>
                  <w:tcW w:w="2012" w:type="dxa"/>
                  <w:tcBorders/>
                </w:tcPr>
                <w:p w14:paraId="481A8B2B" wp14:textId="77777777">
                  <w:pPr>
                    <w:pStyle w:val="Compact"/>
                    <w:spacing w:before="36" w:after="36"/>
                    <w:jc w:val="center"/>
                    <w:rPr/>
                  </w:pPr>
                  <w:r>
                    <w:rPr/>
                    <w:t>Exploitation</w:t>
                  </w:r>
                </w:p>
              </w:tc>
              <w:tc>
                <w:tcPr>
                  <w:tcW w:w="5488" w:type="dxa"/>
                  <w:tcBorders/>
                </w:tcPr>
                <w:p w14:paraId="2170B065" wp14:textId="77777777">
                  <w:pPr>
                    <w:pStyle w:val="Compact"/>
                    <w:spacing w:before="36" w:after="36"/>
                    <w:jc w:val="center"/>
                    <w:rPr/>
                  </w:pPr>
                  <w:r>
                    <w:rPr/>
                    <w:t>—</w:t>
                  </w:r>
                </w:p>
              </w:tc>
            </w:tr>
            <w:tr w14:paraId="3FCF70B9" wp14:textId="77777777">
              <w:trPr/>
              <w:tc>
                <w:tcPr>
                  <w:tcW w:w="1644" w:type="dxa"/>
                  <w:tcBorders/>
                </w:tcPr>
                <w:p w14:paraId="736AF312" wp14:textId="77777777">
                  <w:pPr>
                    <w:pStyle w:val="Compact"/>
                    <w:spacing w:before="36" w:after="36"/>
                    <w:jc w:val="center"/>
                    <w:rPr/>
                  </w:pPr>
                  <w:r>
                    <w:rPr/>
                    <w:t>EPIC 5 – Analyse multicritère</w:t>
                  </w:r>
                </w:p>
              </w:tc>
              <w:tc>
                <w:tcPr>
                  <w:tcW w:w="2012" w:type="dxa"/>
                  <w:tcBorders/>
                </w:tcPr>
                <w:p w14:paraId="1DF5EE6A" wp14:textId="77777777">
                  <w:pPr>
                    <w:pStyle w:val="Compact"/>
                    <w:spacing w:before="36" w:after="36"/>
                    <w:jc w:val="center"/>
                    <w:rPr/>
                  </w:pPr>
                  <w:r>
                    <w:rPr/>
                    <w:t>Exploitation</w:t>
                  </w:r>
                </w:p>
              </w:tc>
              <w:tc>
                <w:tcPr>
                  <w:tcW w:w="5488" w:type="dxa"/>
                  <w:tcBorders/>
                </w:tcPr>
                <w:p w14:paraId="63E8E420" wp14:textId="77777777">
                  <w:pPr>
                    <w:pStyle w:val="Compact"/>
                    <w:spacing w:before="36" w:after="36"/>
                    <w:jc w:val="center"/>
                    <w:rPr/>
                  </w:pPr>
                  <w:r>
                    <w:rPr/>
                    <w:t>—</w:t>
                  </w:r>
                </w:p>
              </w:tc>
            </w:tr>
            <w:tr w14:paraId="2C10FDC3" wp14:textId="77777777">
              <w:trPr/>
              <w:tc>
                <w:tcPr>
                  <w:tcW w:w="1644" w:type="dxa"/>
                  <w:tcBorders/>
                </w:tcPr>
                <w:p w14:paraId="68371961" wp14:textId="77777777">
                  <w:pPr>
                    <w:pStyle w:val="Compact"/>
                    <w:spacing w:before="36" w:after="36"/>
                    <w:jc w:val="center"/>
                    <w:rPr/>
                  </w:pPr>
                  <w:r>
                    <w:rPr/>
                    <w:t>EPIC 6 – Visualisation</w:t>
                  </w:r>
                </w:p>
              </w:tc>
              <w:tc>
                <w:tcPr>
                  <w:tcW w:w="2012" w:type="dxa"/>
                  <w:tcBorders/>
                </w:tcPr>
                <w:p w14:paraId="7B186A98" wp14:textId="77777777">
                  <w:pPr>
                    <w:pStyle w:val="Compact"/>
                    <w:spacing w:before="36" w:after="36"/>
                    <w:jc w:val="center"/>
                    <w:rPr/>
                  </w:pPr>
                  <w:r>
                    <w:rPr/>
                    <w:t>Restitution – Diffusion</w:t>
                  </w:r>
                </w:p>
              </w:tc>
              <w:tc>
                <w:tcPr>
                  <w:tcW w:w="5488" w:type="dxa"/>
                  <w:tcBorders/>
                </w:tcPr>
                <w:p w14:paraId="47B92CD1" wp14:textId="77777777">
                  <w:pPr>
                    <w:pStyle w:val="Compact"/>
                    <w:spacing w:before="36" w:after="36"/>
                    <w:jc w:val="center"/>
                    <w:rPr/>
                  </w:pPr>
                  <w:r>
                    <w:rPr/>
                    <w:t>—</w:t>
                  </w:r>
                </w:p>
              </w:tc>
            </w:tr>
            <w:tr w14:paraId="23BABD33" wp14:textId="77777777">
              <w:trPr/>
              <w:tc>
                <w:tcPr>
                  <w:tcW w:w="1644" w:type="dxa"/>
                  <w:tcBorders/>
                </w:tcPr>
                <w:p w14:paraId="1C775FAD" wp14:textId="77777777">
                  <w:pPr>
                    <w:pStyle w:val="Compact"/>
                    <w:spacing w:before="36" w:after="36"/>
                    <w:jc w:val="center"/>
                    <w:rPr/>
                  </w:pPr>
                  <w:r>
                    <w:rPr/>
                    <w:t>EPIC 7 – Aide à la décision</w:t>
                  </w:r>
                </w:p>
              </w:tc>
              <w:tc>
                <w:tcPr>
                  <w:tcW w:w="2012" w:type="dxa"/>
                  <w:tcBorders/>
                </w:tcPr>
                <w:p w14:paraId="6D89B5A0" wp14:textId="77777777">
                  <w:pPr>
                    <w:pStyle w:val="Compact"/>
                    <w:spacing w:before="36" w:after="36"/>
                    <w:jc w:val="center"/>
                    <w:rPr/>
                  </w:pPr>
                  <w:r>
                    <w:rPr/>
                    <w:t>Exploitation</w:t>
                  </w:r>
                </w:p>
              </w:tc>
              <w:tc>
                <w:tcPr>
                  <w:tcW w:w="5488" w:type="dxa"/>
                  <w:tcBorders/>
                </w:tcPr>
                <w:p w14:paraId="550852A8" wp14:textId="77777777">
                  <w:pPr>
                    <w:pStyle w:val="Compact"/>
                    <w:spacing w:before="36" w:after="36"/>
                    <w:jc w:val="center"/>
                    <w:rPr/>
                  </w:pPr>
                  <w:r>
                    <w:rPr/>
                    <w:t>—</w:t>
                  </w:r>
                </w:p>
              </w:tc>
            </w:tr>
            <w:tr w14:paraId="1573BFCB" wp14:textId="77777777">
              <w:trPr/>
              <w:tc>
                <w:tcPr>
                  <w:tcW w:w="1644" w:type="dxa"/>
                  <w:tcBorders/>
                </w:tcPr>
                <w:p w14:paraId="05B7D251" wp14:textId="77777777">
                  <w:pPr>
                    <w:pStyle w:val="Compact"/>
                    <w:spacing w:before="36" w:after="36"/>
                    <w:jc w:val="center"/>
                    <w:rPr/>
                  </w:pPr>
                  <w:r>
                    <w:rPr/>
                    <w:t>EPIC 8 – Export</w:t>
                  </w:r>
                </w:p>
              </w:tc>
              <w:tc>
                <w:tcPr>
                  <w:tcW w:w="2012" w:type="dxa"/>
                  <w:tcBorders/>
                </w:tcPr>
                <w:p w14:paraId="1855DA5A" wp14:textId="77777777">
                  <w:pPr>
                    <w:pStyle w:val="Compact"/>
                    <w:spacing w:before="36" w:after="36"/>
                    <w:jc w:val="center"/>
                    <w:rPr/>
                  </w:pPr>
                  <w:r>
                    <w:rPr/>
                    <w:t>Restitution – Diffusion</w:t>
                  </w:r>
                </w:p>
              </w:tc>
              <w:tc>
                <w:tcPr>
                  <w:tcW w:w="5488" w:type="dxa"/>
                  <w:tcBorders/>
                </w:tcPr>
                <w:p w14:paraId="53333BE1" wp14:textId="77777777">
                  <w:pPr>
                    <w:pStyle w:val="Compact"/>
                    <w:spacing w:before="36" w:after="36"/>
                    <w:jc w:val="center"/>
                    <w:rPr/>
                  </w:pPr>
                  <w:r>
                    <w:rPr/>
                    <w:t>—</w:t>
                  </w:r>
                </w:p>
              </w:tc>
            </w:tr>
            <w:tr w14:paraId="7DF8AC29" wp14:textId="77777777">
              <w:trPr/>
              <w:tc>
                <w:tcPr>
                  <w:tcW w:w="1644" w:type="dxa"/>
                  <w:tcBorders/>
                </w:tcPr>
                <w:p w14:paraId="3A363914" wp14:textId="77777777">
                  <w:pPr>
                    <w:pStyle w:val="Compact"/>
                    <w:spacing w:before="36" w:after="36"/>
                    <w:jc w:val="center"/>
                    <w:rPr/>
                  </w:pPr>
                  <w:r>
                    <w:rPr/>
                    <w:t>EPIC 8 – Export &amp; diffusion</w:t>
                  </w:r>
                </w:p>
              </w:tc>
              <w:tc>
                <w:tcPr>
                  <w:tcW w:w="2012" w:type="dxa"/>
                  <w:tcBorders/>
                </w:tcPr>
                <w:p w14:paraId="04B8BB64" wp14:textId="77777777">
                  <w:pPr>
                    <w:pStyle w:val="Compact"/>
                    <w:spacing w:before="36" w:after="36"/>
                    <w:jc w:val="center"/>
                    <w:rPr/>
                  </w:pPr>
                  <w:r>
                    <w:rPr/>
                    <w:t>Restitution – Diffusion</w:t>
                  </w:r>
                </w:p>
              </w:tc>
              <w:tc>
                <w:tcPr>
                  <w:tcW w:w="5488" w:type="dxa"/>
                  <w:tcBorders/>
                </w:tcPr>
                <w:p w14:paraId="046B0D11" wp14:textId="77777777">
                  <w:pPr>
                    <w:pStyle w:val="Compact"/>
                    <w:spacing w:before="36" w:after="36"/>
                    <w:jc w:val="center"/>
                    <w:rPr/>
                  </w:pPr>
                  <w:r>
                    <w:rPr/>
                    <w:t>—</w:t>
                  </w:r>
                </w:p>
              </w:tc>
            </w:tr>
            <w:tr w14:paraId="692DABC0" wp14:textId="77777777">
              <w:trPr/>
              <w:tc>
                <w:tcPr>
                  <w:tcW w:w="1644" w:type="dxa"/>
                  <w:tcBorders/>
                </w:tcPr>
                <w:p w14:paraId="00853535" wp14:textId="77777777">
                  <w:pPr>
                    <w:pStyle w:val="Compact"/>
                    <w:spacing w:before="36" w:after="36"/>
                    <w:jc w:val="center"/>
                    <w:rPr/>
                  </w:pPr>
                  <w:r>
                    <w:rPr/>
                    <w:t>EPIC 9 – Utilisateurs</w:t>
                  </w:r>
                </w:p>
              </w:tc>
              <w:tc>
                <w:tcPr>
                  <w:tcW w:w="2012" w:type="dxa"/>
                  <w:tcBorders/>
                </w:tcPr>
                <w:p w14:paraId="2638E403" wp14:textId="77777777">
                  <w:pPr>
                    <w:pStyle w:val="Compact"/>
                    <w:spacing w:before="36" w:after="36"/>
                    <w:jc w:val="center"/>
                    <w:rPr/>
                  </w:pPr>
                  <w:r>
                    <w:rPr/>
                    <w:t>Gouvernance</w:t>
                  </w:r>
                </w:p>
              </w:tc>
              <w:tc>
                <w:tcPr>
                  <w:tcW w:w="5488" w:type="dxa"/>
                  <w:tcBorders/>
                </w:tcPr>
                <w:p w14:paraId="7BE92BF6" wp14:textId="77777777">
                  <w:pPr>
                    <w:pStyle w:val="Compact"/>
                    <w:spacing w:before="36" w:after="36"/>
                    <w:jc w:val="center"/>
                    <w:rPr/>
                  </w:pPr>
                  <w:r>
                    <w:rPr/>
                    <w:t>—</w:t>
                  </w:r>
                  <w:bookmarkStart w:name="tbl-repartition" w:id="109"/>
                  <w:bookmarkEnd w:id="109"/>
                </w:p>
              </w:tc>
            </w:tr>
          </w:tbl>
          <w:p w14:paraId="53128261" wp14:textId="77777777">
            <w:pPr>
              <w:pStyle w:val="Normal"/>
              <w:spacing w:before="0" w:after="200"/>
              <w:jc w:val="left"/>
              <w:rPr>
                <w:sz w:val="24"/>
              </w:rPr>
            </w:pPr>
            <w:r>
              <w:rPr>
                <w:sz w:val="24"/>
              </w:rPr>
            </w:r>
          </w:p>
        </w:tc>
      </w:tr>
    </w:tbl>
    <w:p xmlns:wp14="http://schemas.microsoft.com/office/word/2010/wordml" w14:paraId="16B85820" wp14:textId="77777777">
      <w:pPr>
        <w:pStyle w:val="BodyText"/>
        <w:rPr/>
      </w:pPr>
      <w:r>
        <w:rPr/>
        <w:t>Le graphe navigable (</w:t>
      </w:r>
      <w:r>
        <w:rPr>
          <w:rStyle w:val="VerbatimChar"/>
        </w:rPr>
        <w:t>annexes/graphe_dependances.html</w:t>
      </w:r>
      <w:r>
        <w:rPr/>
        <w:t xml:space="preserve">) permet de basculer le coloriage des nœuds entre </w:t>
      </w:r>
      <w:r>
        <w:rPr>
          <w:b/>
          <w:bCs/>
        </w:rPr>
        <w:t>EPIC</w:t>
      </w:r>
      <w:r>
        <w:rPr/>
        <w:t xml:space="preserve"> et </w:t>
      </w:r>
      <w:r>
        <w:rPr>
          <w:b/>
          <w:bCs/>
        </w:rPr>
        <w:t>Type fonctionnel</w:t>
      </w:r>
      <w:r>
        <w:rPr/>
        <w:t>.</w:t>
      </w:r>
    </w:p>
    <w:p xmlns:wp14="http://schemas.microsoft.com/office/word/2010/wordml" w14:paraId="7C435A72" wp14:textId="77777777">
      <w:pPr>
        <w:pStyle w:val="Normal"/>
        <w:rPr/>
      </w:pPr>
      <w:r>
        <w:rPr/>
        <mc:AlternateContent>
          <mc:Choice Requires="wps">
            <w:drawing>
              <wp:inline xmlns:wp14="http://schemas.microsoft.com/office/word/2010/wordprocessingDrawing" distT="0" distB="0" distL="0" distR="0" wp14:anchorId="6A99DFBD" wp14:editId="7777777">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w14:anchorId="3532627E">
              <v:rect id="shape_0" style="position:absolute;margin-left:0pt;margin-top:-1.55pt;width:467.95pt;height:1.45pt;mso-wrap-style:none;v-text-anchor:middle;mso-position-horizontal:center;mso-position-vertical:top" o:allowincell="f" fillcolor="white" stroked="t">
                <v:fill type="solid" color2="black" o:detectmouseclick="t"/>
                <v:stroke color="black" joinstyle="round" endcap="flat"/>
                <w10:wrap type="topAndBottom"/>
              </v:rect>
            </w:pict>
          </mc:Fallback>
        </mc:AlternateContent>
      </w:r>
      <w:bookmarkEnd w:id="105"/>
      <w:bookmarkEnd w:id="108"/>
    </w:p>
    <w:p xmlns:wp14="http://schemas.microsoft.com/office/word/2010/wordml" w14:paraId="2E314085" wp14:textId="77777777">
      <w:pPr>
        <w:pStyle w:val="Heading2"/>
        <w:rPr/>
      </w:pPr>
      <w:bookmarkStart w:name="__RefHeading___Toc6583_4257709489" w:id="110"/>
      <w:bookmarkStart w:name="Xe9a69e5e2b500735da359526828e2c5e971d58d" w:id="111"/>
      <w:bookmarkEnd w:id="110"/>
      <w:r>
        <w:rPr/>
        <w:t>16 EPIC 1 &amp; 1bis — Gestion &amp; catalogage des données</w:t>
      </w:r>
    </w:p>
    <w:p xmlns:wp14="http://schemas.microsoft.com/office/word/2010/wordml" w14:paraId="072D3977" wp14:textId="77777777">
      <w:pPr>
        <w:pStyle w:val="FirstParagraph"/>
        <w:rPr/>
      </w:pPr>
      <w:r>
        <w:rPr/>
        <w:t>Le tableau ci-dessous recense les User Stories dont le parent appartient à l’EPIC 1 (Gestion des données) ou à l’EPIC 1bis (Catalogage des données).</w:t>
      </w:r>
    </w:p>
    <w:tbl>
      <w:tblPr>
        <w:tblStyle w:val="Table"/>
        <w:tblW w:w="5000" w:type="pct"/>
        <w:jc w:val="left"/>
        <w:tblInd w:w="108" w:type="dxa"/>
        <w:tblLayout w:type="fixed"/>
        <w:tblCellMar>
          <w:top w:w="0" w:type="dxa"/>
          <w:left w:w="108" w:type="dxa"/>
          <w:bottom w:w="0" w:type="dxa"/>
          <w:right w:w="108" w:type="dxa"/>
        </w:tblCellMar>
        <w:tblLook w:val="0000" w:firstRow="0" w:lastRow="0" w:firstColumn="0" w:lastColumn="0" w:noHBand="0" w:noVBand="0"/>
      </w:tblPr>
      <w:tblGrid>
        <w:gridCol w:w="9360"/>
      </w:tblGrid>
      <w:tr xmlns:wp14="http://schemas.microsoft.com/office/word/2010/wordml" w14:paraId="7F828D74" wp14:textId="77777777">
        <w:trPr/>
        <w:tc>
          <w:tcPr>
            <w:tcW w:w="9360" w:type="dxa"/>
            <w:tcBorders/>
          </w:tcPr>
          <w:p w14:paraId="6507C8CF" wp14:textId="77777777">
            <w:pPr>
              <w:pStyle w:val="ImageCaption"/>
              <w:spacing w:before="200" w:after="120"/>
              <w:jc w:val="left"/>
              <w:rPr/>
            </w:pPr>
            <w:r>
              <w:rPr/>
              <w:t>Table 4: EPIC 1 &amp; 1bis — arêtes parent/enfant</w:t>
            </w:r>
          </w:p>
          <w:tbl>
            <w:tblPr>
              <w:tblStyle w:val="Table"/>
              <w:tblW w:w="5000" w:type="pct"/>
              <w:jc w:val="left"/>
              <w:tblInd w:w="0" w:type="dxa"/>
              <w:tblLayout w:type="fixed"/>
              <w:tblCellMar>
                <w:top w:w="0" w:type="dxa"/>
                <w:left w:w="108" w:type="dxa"/>
                <w:bottom w:w="0" w:type="dxa"/>
                <w:right w:w="108" w:type="dxa"/>
              </w:tblCellMar>
              <w:tblLook w:val="0020" w:firstRow="1" w:lastRow="0" w:firstColumn="0" w:lastColumn="0" w:noHBand="0" w:noVBand="0"/>
            </w:tblPr>
            <w:tblGrid>
              <w:gridCol w:w="2560"/>
              <w:gridCol w:w="4023"/>
              <w:gridCol w:w="2561"/>
            </w:tblGrid>
            <w:tr w14:paraId="2712DDEF" wp14:textId="77777777">
              <w:trPr>
                <w:tblHeader w:val="true"/>
              </w:trPr>
              <w:tc>
                <w:tcPr>
                  <w:tcW w:w="2560" w:type="dxa"/>
                  <w:tcBorders>
                    <w:bottom w:val="single" w:color="000000" w:sz="6" w:space="0"/>
                  </w:tcBorders>
                  <w:vAlign w:val="bottom"/>
                </w:tcPr>
                <w:p w14:paraId="71A72057" wp14:textId="77777777">
                  <w:pPr>
                    <w:pStyle w:val="Compact"/>
                    <w:spacing w:before="36" w:after="36"/>
                    <w:jc w:val="center"/>
                    <w:rPr/>
                  </w:pPr>
                  <w:r>
                    <w:rPr/>
                    <w:t>Parent</w:t>
                  </w:r>
                </w:p>
              </w:tc>
              <w:tc>
                <w:tcPr>
                  <w:tcW w:w="4023" w:type="dxa"/>
                  <w:tcBorders>
                    <w:bottom w:val="single" w:color="000000" w:sz="6" w:space="0"/>
                  </w:tcBorders>
                  <w:vAlign w:val="bottom"/>
                </w:tcPr>
                <w:p w14:paraId="6F6ADAE0" wp14:textId="77777777">
                  <w:pPr>
                    <w:pStyle w:val="Compact"/>
                    <w:spacing w:before="36" w:after="36"/>
                    <w:jc w:val="center"/>
                    <w:rPr/>
                  </w:pPr>
                  <w:r>
                    <w:rPr/>
                    <w:t>Enfant(s)</w:t>
                  </w:r>
                </w:p>
              </w:tc>
              <w:tc>
                <w:tcPr>
                  <w:tcW w:w="2561" w:type="dxa"/>
                  <w:tcBorders>
                    <w:bottom w:val="single" w:color="000000" w:sz="6" w:space="0"/>
                  </w:tcBorders>
                  <w:vAlign w:val="bottom"/>
                </w:tcPr>
                <w:p w14:paraId="2D134F98" wp14:textId="77777777">
                  <w:pPr>
                    <w:pStyle w:val="Compact"/>
                    <w:spacing w:before="36" w:after="36"/>
                    <w:jc w:val="center"/>
                    <w:rPr/>
                  </w:pPr>
                  <w:r>
                    <w:rPr/>
                    <w:t>Justification</w:t>
                  </w:r>
                </w:p>
              </w:tc>
            </w:tr>
            <w:tr w14:paraId="76FA1CB2" wp14:textId="77777777">
              <w:trPr/>
              <w:tc>
                <w:tcPr>
                  <w:tcW w:w="2560" w:type="dxa"/>
                  <w:tcBorders/>
                </w:tcPr>
                <w:p w14:paraId="40A866F8" wp14:textId="77777777">
                  <w:pPr>
                    <w:pStyle w:val="Compact"/>
                    <w:spacing w:before="36" w:after="36"/>
                    <w:jc w:val="center"/>
                    <w:rPr/>
                  </w:pPr>
                  <w:r>
                    <w:rPr/>
                    <w:t>US1.1 — Importer des données via fichier</w:t>
                  </w:r>
                </w:p>
              </w:tc>
              <w:tc>
                <w:tcPr>
                  <w:tcW w:w="4023" w:type="dxa"/>
                  <w:tcBorders/>
                </w:tcPr>
                <w:p w14:paraId="4F152A16" wp14:textId="77777777">
                  <w:pPr>
                    <w:pStyle w:val="Compact"/>
                    <w:spacing w:before="36" w:after="36"/>
                    <w:jc w:val="center"/>
                    <w:rPr/>
                  </w:pPr>
                  <w:r>
                    <w:rPr/>
                    <w:t>US1.3 — Planifier des imports simples ; US1.4 — Normaliser les données ; US1.5 — Gérer les erreurs d’import ; US1.6 — Historiser les données ; US1bis.10 — Alimenter automatiquement le catalogue lors des imports</w:t>
                  </w:r>
                </w:p>
              </w:tc>
              <w:tc>
                <w:tcPr>
                  <w:tcW w:w="2561" w:type="dxa"/>
                  <w:tcBorders/>
                </w:tcPr>
                <w:p w14:paraId="47DB773A" wp14:textId="77777777">
                  <w:pPr>
                    <w:pStyle w:val="Compact"/>
                    <w:spacing w:before="36" w:after="36"/>
                    <w:jc w:val="center"/>
                    <w:rPr/>
                  </w:pPr>
                  <w:r>
                    <w:rPr/>
                    <w:t>Maillon racine : la planification, la normalisation, la gestion d’erreurs, l’historisation et l’alimentation du catalogue supposent qu’un import existe.</w:t>
                  </w:r>
                </w:p>
              </w:tc>
            </w:tr>
            <w:tr w14:paraId="4D9E967F" wp14:textId="77777777">
              <w:trPr/>
              <w:tc>
                <w:tcPr>
                  <w:tcW w:w="2560" w:type="dxa"/>
                  <w:tcBorders/>
                </w:tcPr>
                <w:p w14:paraId="4A5D21D3" wp14:textId="77777777">
                  <w:pPr>
                    <w:pStyle w:val="Compact"/>
                    <w:spacing w:before="36" w:after="36"/>
                    <w:jc w:val="center"/>
                    <w:rPr/>
                  </w:pPr>
                  <w:r>
                    <w:rPr/>
                    <w:t>US1.2 — Connecter une API externe</w:t>
                  </w:r>
                </w:p>
              </w:tc>
              <w:tc>
                <w:tcPr>
                  <w:tcW w:w="4023" w:type="dxa"/>
                  <w:tcBorders/>
                </w:tcPr>
                <w:p w14:paraId="71C1CE70" wp14:textId="77777777">
                  <w:pPr>
                    <w:pStyle w:val="Compact"/>
                    <w:spacing w:before="36" w:after="36"/>
                    <w:jc w:val="center"/>
                    <w:rPr/>
                  </w:pPr>
                  <w:r>
                    <w:rPr/>
                    <w:t>US1bis.1 — Enregistrer un jeu de données dans le catalogue</w:t>
                  </w:r>
                </w:p>
              </w:tc>
              <w:tc>
                <w:tcPr>
                  <w:tcW w:w="2561" w:type="dxa"/>
                  <w:tcBorders/>
                </w:tcPr>
                <w:p w14:paraId="0E461019" wp14:textId="77777777">
                  <w:pPr>
                    <w:pStyle w:val="Compact"/>
                    <w:spacing w:before="36" w:after="36"/>
                    <w:jc w:val="center"/>
                    <w:rPr/>
                  </w:pPr>
                  <w:r>
                    <w:rPr/>
                    <w:t>Un flux API doit pouvoir être catalogué.</w:t>
                  </w:r>
                </w:p>
              </w:tc>
            </w:tr>
            <w:tr w14:paraId="41ECED7C" wp14:textId="77777777">
              <w:trPr/>
              <w:tc>
                <w:tcPr>
                  <w:tcW w:w="2560" w:type="dxa"/>
                  <w:tcBorders/>
                </w:tcPr>
                <w:p w14:paraId="0EA7F350" wp14:textId="77777777">
                  <w:pPr>
                    <w:pStyle w:val="Compact"/>
                    <w:spacing w:before="36" w:after="36"/>
                    <w:jc w:val="center"/>
                    <w:rPr/>
                  </w:pPr>
                  <w:r>
                    <w:rPr/>
                    <w:t>US1.6 — Historiser les données</w:t>
                  </w:r>
                </w:p>
              </w:tc>
              <w:tc>
                <w:tcPr>
                  <w:tcW w:w="4023" w:type="dxa"/>
                  <w:tcBorders/>
                </w:tcPr>
                <w:p w14:paraId="5955BDFD" wp14:textId="77777777">
                  <w:pPr>
                    <w:pStyle w:val="Compact"/>
                    <w:spacing w:before="36" w:after="36"/>
                    <w:jc w:val="center"/>
                    <w:rPr/>
                  </w:pPr>
                  <w:r>
                    <w:rPr/>
                    <w:t>US10.4 — Historique modifications ; US10.5 — Reconstituer calcul ; US4.3 — Agrégation temporelle</w:t>
                  </w:r>
                </w:p>
              </w:tc>
              <w:tc>
                <w:tcPr>
                  <w:tcW w:w="2561" w:type="dxa"/>
                  <w:tcBorders/>
                </w:tcPr>
                <w:p w14:paraId="7885610D" wp14:textId="77777777">
                  <w:pPr>
                    <w:pStyle w:val="Compact"/>
                    <w:spacing w:before="36" w:after="36"/>
                    <w:jc w:val="center"/>
                    <w:rPr/>
                  </w:pPr>
                  <w:r>
                    <w:rPr/>
                    <w:t>La lecture temporelle et la reconstitution d’état supposent l’existence d’un historique.</w:t>
                  </w:r>
                </w:p>
              </w:tc>
            </w:tr>
            <w:tr w14:paraId="10F52723" wp14:textId="77777777">
              <w:trPr/>
              <w:tc>
                <w:tcPr>
                  <w:tcW w:w="2560" w:type="dxa"/>
                  <w:tcBorders/>
                </w:tcPr>
                <w:p w14:paraId="047ABFF7" wp14:textId="77777777">
                  <w:pPr>
                    <w:pStyle w:val="Compact"/>
                    <w:spacing w:before="36" w:after="36"/>
                    <w:jc w:val="center"/>
                    <w:rPr/>
                  </w:pPr>
                  <w:r>
                    <w:rPr/>
                    <w:t>US1bis.1 — Enregistrer un jeu de données dans le catalogue</w:t>
                  </w:r>
                </w:p>
              </w:tc>
              <w:tc>
                <w:tcPr>
                  <w:tcW w:w="4023" w:type="dxa"/>
                  <w:tcBorders/>
                </w:tcPr>
                <w:p w14:paraId="7472A467" wp14:textId="77777777">
                  <w:pPr>
                    <w:pStyle w:val="Compact"/>
                    <w:spacing w:before="36" w:after="36"/>
                    <w:jc w:val="center"/>
                    <w:rPr/>
                  </w:pPr>
                  <w:r>
                    <w:rPr/>
                    <w:t>US1bis.10 — Alimenter automatiquement le catalogue lors des imports ; US1bis.13 — Consulter les métadonnées d’un indicateur ; US1bis.2 — Associer des métadonnées à un jeu de données</w:t>
                  </w:r>
                </w:p>
              </w:tc>
              <w:tc>
                <w:tcPr>
                  <w:tcW w:w="2561" w:type="dxa"/>
                  <w:tcBorders/>
                </w:tcPr>
                <w:p w14:paraId="5221C357" wp14:textId="77777777">
                  <w:pPr>
                    <w:pStyle w:val="Compact"/>
                    <w:spacing w:before="36" w:after="36"/>
                    <w:jc w:val="center"/>
                    <w:rPr/>
                  </w:pPr>
                  <w:r>
                    <w:rPr/>
                    <w:t>L’enregistrement conditionne l’enrichissement métadonnées.</w:t>
                  </w:r>
                </w:p>
              </w:tc>
            </w:tr>
            <w:tr w14:paraId="7EF9213E" wp14:textId="77777777">
              <w:trPr/>
              <w:tc>
                <w:tcPr>
                  <w:tcW w:w="2560" w:type="dxa"/>
                  <w:tcBorders/>
                </w:tcPr>
                <w:p w14:paraId="6426D82B" wp14:textId="77777777">
                  <w:pPr>
                    <w:pStyle w:val="Compact"/>
                    <w:spacing w:before="36" w:after="36"/>
                    <w:jc w:val="center"/>
                    <w:rPr/>
                  </w:pPr>
                  <w:r>
                    <w:rPr/>
                    <w:t>US1bis.12 — Enregistrer un indicateur comme donnée dérivée</w:t>
                  </w:r>
                </w:p>
              </w:tc>
              <w:tc>
                <w:tcPr>
                  <w:tcW w:w="4023" w:type="dxa"/>
                  <w:tcBorders/>
                </w:tcPr>
                <w:p w14:paraId="5729E021" wp14:textId="77777777">
                  <w:pPr>
                    <w:pStyle w:val="Compact"/>
                    <w:spacing w:before="36" w:after="36"/>
                    <w:jc w:val="center"/>
                    <w:rPr/>
                  </w:pPr>
                  <w:r>
                    <w:rPr/>
                    <w:t>US4.1 — Calculer des indicateurs simples</w:t>
                  </w:r>
                </w:p>
              </w:tc>
              <w:tc>
                <w:tcPr>
                  <w:tcW w:w="2561" w:type="dxa"/>
                  <w:tcBorders/>
                </w:tcPr>
                <w:p w14:paraId="0C7FB9C8" wp14:textId="77777777">
                  <w:pPr>
                    <w:pStyle w:val="Compact"/>
                    <w:spacing w:before="36" w:after="36"/>
                    <w:jc w:val="center"/>
                    <w:rPr/>
                  </w:pPr>
                  <w:r>
                    <w:rPr/>
                    <w:t>L’indicateur dérivé est produit par un calcul préalable.</w:t>
                  </w:r>
                </w:p>
              </w:tc>
            </w:tr>
            <w:tr w14:paraId="7BC3B5BB" wp14:textId="77777777">
              <w:trPr/>
              <w:tc>
                <w:tcPr>
                  <w:tcW w:w="2560" w:type="dxa"/>
                  <w:tcBorders/>
                </w:tcPr>
                <w:p w14:paraId="4D03ABA7" wp14:textId="77777777">
                  <w:pPr>
                    <w:pStyle w:val="Compact"/>
                    <w:spacing w:before="36" w:after="36"/>
                    <w:jc w:val="center"/>
                    <w:rPr/>
                  </w:pPr>
                  <w:r>
                    <w:rPr/>
                    <w:t>US1bis.2 — Associer des métadonnées à un jeu de données</w:t>
                  </w:r>
                </w:p>
              </w:tc>
              <w:tc>
                <w:tcPr>
                  <w:tcW w:w="4023" w:type="dxa"/>
                  <w:tcBorders/>
                </w:tcPr>
                <w:p w14:paraId="1CC737BC" wp14:textId="77777777">
                  <w:pPr>
                    <w:pStyle w:val="Compact"/>
                    <w:spacing w:before="36" w:after="36"/>
                    <w:jc w:val="center"/>
                    <w:rPr/>
                  </w:pPr>
                  <w:r>
                    <w:rPr/>
                    <w:t>US1bis.3 — Modifier les métadonnées d’un jeu de données</w:t>
                  </w:r>
                </w:p>
              </w:tc>
              <w:tc>
                <w:tcPr>
                  <w:tcW w:w="2561" w:type="dxa"/>
                  <w:tcBorders/>
                </w:tcPr>
                <w:p w14:paraId="0A103D34" wp14:textId="77777777">
                  <w:pPr>
                    <w:pStyle w:val="Compact"/>
                    <w:spacing w:before="36" w:after="36"/>
                    <w:jc w:val="center"/>
                    <w:rPr/>
                  </w:pPr>
                  <w:r>
                    <w:rPr/>
                    <w:t>On ne modifie que ce qui a été documenté.</w:t>
                  </w:r>
                </w:p>
              </w:tc>
            </w:tr>
            <w:tr w14:paraId="57F12809" wp14:textId="77777777">
              <w:trPr/>
              <w:tc>
                <w:tcPr>
                  <w:tcW w:w="2560" w:type="dxa"/>
                  <w:tcBorders/>
                </w:tcPr>
                <w:p w14:paraId="225AF9E4" wp14:textId="77777777">
                  <w:pPr>
                    <w:pStyle w:val="Compact"/>
                    <w:spacing w:before="36" w:after="36"/>
                    <w:jc w:val="center"/>
                    <w:rPr/>
                  </w:pPr>
                  <w:r>
                    <w:rPr/>
                    <w:t>US1bis.6 — Filtrer les jeux de données selon des critères</w:t>
                  </w:r>
                </w:p>
              </w:tc>
              <w:tc>
                <w:tcPr>
                  <w:tcW w:w="4023" w:type="dxa"/>
                  <w:tcBorders/>
                </w:tcPr>
                <w:p w14:paraId="70E7C703" wp14:textId="77777777">
                  <w:pPr>
                    <w:pStyle w:val="Compact"/>
                    <w:spacing w:before="36" w:after="36"/>
                    <w:jc w:val="center"/>
                    <w:rPr/>
                  </w:pPr>
                  <w:r>
                    <w:rPr/>
                    <w:t>US1bis.4 — Consulter les informations d’un jeu de données</w:t>
                  </w:r>
                </w:p>
              </w:tc>
              <w:tc>
                <w:tcPr>
                  <w:tcW w:w="2561" w:type="dxa"/>
                  <w:tcBorders/>
                </w:tcPr>
                <w:p w14:paraId="40450641" wp14:textId="77777777">
                  <w:pPr>
                    <w:pStyle w:val="Compact"/>
                    <w:spacing w:before="36" w:after="36"/>
                    <w:jc w:val="center"/>
                    <w:rPr/>
                  </w:pPr>
                  <w:r>
                    <w:rPr/>
                    <w:t>—</w:t>
                  </w:r>
                </w:p>
              </w:tc>
            </w:tr>
            <w:tr w14:paraId="601D3A41" wp14:textId="77777777">
              <w:trPr/>
              <w:tc>
                <w:tcPr>
                  <w:tcW w:w="2560" w:type="dxa"/>
                  <w:tcBorders/>
                </w:tcPr>
                <w:p w14:paraId="4401B923" wp14:textId="77777777">
                  <w:pPr>
                    <w:pStyle w:val="Compact"/>
                    <w:spacing w:before="36" w:after="36"/>
                    <w:jc w:val="center"/>
                    <w:rPr/>
                  </w:pPr>
                  <w:r>
                    <w:rPr/>
                    <w:t>US1bis.8 — Tracer les transformations appliquées à un jeu de données</w:t>
                  </w:r>
                </w:p>
              </w:tc>
              <w:tc>
                <w:tcPr>
                  <w:tcW w:w="4023" w:type="dxa"/>
                  <w:tcBorders/>
                </w:tcPr>
                <w:p w14:paraId="4E0F033E" wp14:textId="77777777">
                  <w:pPr>
                    <w:pStyle w:val="Compact"/>
                    <w:spacing w:before="36" w:after="36"/>
                    <w:jc w:val="center"/>
                    <w:rPr/>
                  </w:pPr>
                  <w:r>
                    <w:rPr/>
                    <w:t>US1bis.11 — Relier un jeu de données à un traitement (ex : dbt)</w:t>
                  </w:r>
                </w:p>
              </w:tc>
              <w:tc>
                <w:tcPr>
                  <w:tcW w:w="2561" w:type="dxa"/>
                  <w:tcBorders/>
                </w:tcPr>
                <w:p w14:paraId="62459646" wp14:textId="77777777">
                  <w:pPr>
                    <w:pStyle w:val="Compact"/>
                    <w:spacing w:before="36" w:after="36"/>
                    <w:jc w:val="center"/>
                    <w:rPr/>
                  </w:pPr>
                  <w:r>
                    <w:rPr/>
                    <w:t>Relier un jeu de données à un traitement s’appuie sur la traçabilité des transformations.</w:t>
                  </w:r>
                  <w:bookmarkStart w:name="tbl-epic-1-1bis" w:id="112"/>
                  <w:bookmarkEnd w:id="112"/>
                </w:p>
              </w:tc>
            </w:tr>
          </w:tbl>
          <w:p w14:paraId="62486C05" wp14:textId="77777777">
            <w:pPr>
              <w:pStyle w:val="Normal"/>
              <w:spacing w:before="0" w:after="200"/>
              <w:jc w:val="left"/>
              <w:rPr>
                <w:sz w:val="24"/>
              </w:rPr>
            </w:pPr>
            <w:r>
              <w:rPr>
                <w:sz w:val="24"/>
              </w:rPr>
            </w:r>
          </w:p>
        </w:tc>
      </w:tr>
    </w:tbl>
    <w:p xmlns:wp14="http://schemas.microsoft.com/office/word/2010/wordml" w14:paraId="3F2B8B96" wp14:textId="77777777">
      <w:pPr>
        <w:pStyle w:val="Normal"/>
        <w:rPr/>
      </w:pPr>
      <w:r>
        <w:rPr/>
        <mc:AlternateContent>
          <mc:Choice Requires="wps">
            <w:drawing>
              <wp:inline xmlns:wp14="http://schemas.microsoft.com/office/word/2010/wordprocessingDrawing" distT="0" distB="0" distL="0" distR="0" wp14:anchorId="07D5B79F" wp14:editId="7777777">
                <wp:extent cx="635"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w14:anchorId="426B4998">
              <v:rect id="shape_0" style="position:absolute;margin-left:0pt;margin-top:-1.55pt;width:0pt;height:1.45pt;mso-wrap-style:none;v-text-anchor:middle;mso-position-horizontal:center;mso-position-vertical:top" o:allowincell="f" fillcolor="white" stroked="t">
                <v:fill type="solid" color2="black" o:detectmouseclick="t"/>
                <v:stroke color="black" joinstyle="round" endcap="flat"/>
                <w10:wrap type="topAndBottom"/>
              </v:rect>
            </w:pict>
          </mc:Fallback>
        </mc:AlternateContent>
      </w:r>
      <w:bookmarkEnd w:id="111"/>
    </w:p>
    <w:p xmlns:wp14="http://schemas.microsoft.com/office/word/2010/wordml" w14:paraId="5B2C5501" wp14:textId="77777777">
      <w:pPr>
        <w:pStyle w:val="Heading2"/>
        <w:rPr/>
      </w:pPr>
      <w:bookmarkStart w:name="__RefHeading___Toc6585_4257709489" w:id="113"/>
      <w:bookmarkStart w:name="epic-3-référentiels-socle-géographique" w:id="114"/>
      <w:bookmarkEnd w:id="113"/>
      <w:r>
        <w:rPr/>
        <w:t>17 EPIC 3 — Référentiels (socle géographique)</w:t>
      </w:r>
    </w:p>
    <w:tbl>
      <w:tblPr>
        <w:tblStyle w:val="Table"/>
        <w:tblW w:w="5000" w:type="pct"/>
        <w:jc w:val="left"/>
        <w:tblInd w:w="108" w:type="dxa"/>
        <w:tblLayout w:type="fixed"/>
        <w:tblCellMar>
          <w:top w:w="0" w:type="dxa"/>
          <w:left w:w="108" w:type="dxa"/>
          <w:bottom w:w="0" w:type="dxa"/>
          <w:right w:w="108" w:type="dxa"/>
        </w:tblCellMar>
        <w:tblLook w:val="0000" w:firstRow="0" w:lastRow="0" w:firstColumn="0" w:lastColumn="0" w:noHBand="0" w:noVBand="0"/>
      </w:tblPr>
      <w:tblGrid>
        <w:gridCol w:w="9360"/>
      </w:tblGrid>
      <w:tr xmlns:wp14="http://schemas.microsoft.com/office/word/2010/wordml" w14:paraId="72D4CC70" wp14:textId="77777777">
        <w:trPr/>
        <w:tc>
          <w:tcPr>
            <w:tcW w:w="9360" w:type="dxa"/>
            <w:tcBorders/>
          </w:tcPr>
          <w:p w14:paraId="1944D03A" wp14:textId="77777777">
            <w:pPr>
              <w:pStyle w:val="ImageCaption"/>
              <w:spacing w:before="200" w:after="120"/>
              <w:jc w:val="left"/>
              <w:rPr/>
            </w:pPr>
            <w:r>
              <w:rPr/>
              <w:t>Table 5: EPIC 3 — arêtes parent/enfant</w:t>
            </w:r>
          </w:p>
          <w:tbl>
            <w:tblPr>
              <w:tblStyle w:val="Table"/>
              <w:tblW w:w="5000" w:type="pct"/>
              <w:jc w:val="left"/>
              <w:tblInd w:w="0" w:type="dxa"/>
              <w:tblLayout w:type="fixed"/>
              <w:tblCellMar>
                <w:top w:w="0" w:type="dxa"/>
                <w:left w:w="108" w:type="dxa"/>
                <w:bottom w:w="0" w:type="dxa"/>
                <w:right w:w="108" w:type="dxa"/>
              </w:tblCellMar>
              <w:tblLook w:val="0020" w:firstRow="1" w:lastRow="0" w:firstColumn="0" w:lastColumn="0" w:noHBand="0" w:noVBand="0"/>
            </w:tblPr>
            <w:tblGrid>
              <w:gridCol w:w="2560"/>
              <w:gridCol w:w="4023"/>
              <w:gridCol w:w="2561"/>
            </w:tblGrid>
            <w:tr w14:paraId="445AD5C6" wp14:textId="77777777">
              <w:trPr>
                <w:tblHeader w:val="true"/>
              </w:trPr>
              <w:tc>
                <w:tcPr>
                  <w:tcW w:w="2560" w:type="dxa"/>
                  <w:tcBorders>
                    <w:bottom w:val="single" w:color="000000" w:sz="6" w:space="0"/>
                  </w:tcBorders>
                  <w:vAlign w:val="bottom"/>
                </w:tcPr>
                <w:p w14:paraId="1AE2340D" wp14:textId="77777777">
                  <w:pPr>
                    <w:pStyle w:val="Compact"/>
                    <w:spacing w:before="36" w:after="36"/>
                    <w:jc w:val="center"/>
                    <w:rPr/>
                  </w:pPr>
                  <w:r>
                    <w:rPr/>
                    <w:t>Parent</w:t>
                  </w:r>
                </w:p>
              </w:tc>
              <w:tc>
                <w:tcPr>
                  <w:tcW w:w="4023" w:type="dxa"/>
                  <w:tcBorders>
                    <w:bottom w:val="single" w:color="000000" w:sz="6" w:space="0"/>
                  </w:tcBorders>
                  <w:vAlign w:val="bottom"/>
                </w:tcPr>
                <w:p w14:paraId="32AFDB35" wp14:textId="77777777">
                  <w:pPr>
                    <w:pStyle w:val="Compact"/>
                    <w:spacing w:before="36" w:after="36"/>
                    <w:jc w:val="center"/>
                    <w:rPr/>
                  </w:pPr>
                  <w:r>
                    <w:rPr/>
                    <w:t>Enfant(s)</w:t>
                  </w:r>
                </w:p>
              </w:tc>
              <w:tc>
                <w:tcPr>
                  <w:tcW w:w="2561" w:type="dxa"/>
                  <w:tcBorders>
                    <w:bottom w:val="single" w:color="000000" w:sz="6" w:space="0"/>
                  </w:tcBorders>
                  <w:vAlign w:val="bottom"/>
                </w:tcPr>
                <w:p w14:paraId="09EA2207" wp14:textId="77777777">
                  <w:pPr>
                    <w:pStyle w:val="Compact"/>
                    <w:spacing w:before="36" w:after="36"/>
                    <w:jc w:val="center"/>
                    <w:rPr/>
                  </w:pPr>
                  <w:r>
                    <w:rPr/>
                    <w:t>Justification</w:t>
                  </w:r>
                </w:p>
              </w:tc>
            </w:tr>
            <w:tr w14:paraId="3BF539DB" wp14:textId="77777777">
              <w:trPr/>
              <w:tc>
                <w:tcPr>
                  <w:tcW w:w="2560" w:type="dxa"/>
                  <w:tcBorders/>
                </w:tcPr>
                <w:p w14:paraId="03FF2758" wp14:textId="77777777">
                  <w:pPr>
                    <w:pStyle w:val="Compact"/>
                    <w:spacing w:before="36" w:after="36"/>
                    <w:jc w:val="center"/>
                    <w:rPr/>
                  </w:pPr>
                  <w:r>
                    <w:rPr/>
                    <w:t>US3.1 — Gérer les bassins versants</w:t>
                  </w:r>
                </w:p>
              </w:tc>
              <w:tc>
                <w:tcPr>
                  <w:tcW w:w="4023" w:type="dxa"/>
                  <w:tcBorders/>
                </w:tcPr>
                <w:p w14:paraId="577EDE6F" wp14:textId="77777777">
                  <w:pPr>
                    <w:pStyle w:val="Compact"/>
                    <w:spacing w:before="36" w:after="36"/>
                    <w:jc w:val="center"/>
                    <w:rPr/>
                  </w:pPr>
                  <w:r>
                    <w:rPr/>
                    <w:t>US4.2 — Agréger à l’échelle BV ; US6.18 — Calculer les communes intersectant un BV (≥ 20 %) pour la facette Commune ; US6.19 — Mettre en évidence le croisement captages ↔ BV sur la carte ; US6.8 — Basculer l’échelle d’analyse Captages ↔ Bassins versants</w:t>
                  </w:r>
                </w:p>
              </w:tc>
              <w:tc>
                <w:tcPr>
                  <w:tcW w:w="2561" w:type="dxa"/>
                  <w:tcBorders/>
                </w:tcPr>
                <w:p w14:paraId="33BBB65A" wp14:textId="77777777">
                  <w:pPr>
                    <w:pStyle w:val="Compact"/>
                    <w:spacing w:before="36" w:after="36"/>
                    <w:jc w:val="center"/>
                    <w:rPr/>
                  </w:pPr>
                  <w:r>
                    <w:rPr/>
                    <w:t>Le BV est l’objet structurant de l’agrégation et de l’affichage cartographique.</w:t>
                  </w:r>
                </w:p>
              </w:tc>
            </w:tr>
            <w:tr w14:paraId="32FE8071" wp14:textId="77777777">
              <w:trPr/>
              <w:tc>
                <w:tcPr>
                  <w:tcW w:w="2560" w:type="dxa"/>
                  <w:tcBorders/>
                </w:tcPr>
                <w:p w14:paraId="44D56A8D" wp14:textId="77777777">
                  <w:pPr>
                    <w:pStyle w:val="Compact"/>
                    <w:spacing w:before="36" w:after="36"/>
                    <w:jc w:val="center"/>
                    <w:rPr/>
                  </w:pPr>
                  <w:r>
                    <w:rPr/>
                    <w:t>US3.2 — Gérer les captages</w:t>
                  </w:r>
                </w:p>
              </w:tc>
              <w:tc>
                <w:tcPr>
                  <w:tcW w:w="4023" w:type="dxa"/>
                  <w:tcBorders/>
                </w:tcPr>
                <w:p w14:paraId="7480EF65" wp14:textId="77777777">
                  <w:pPr>
                    <w:pStyle w:val="Compact"/>
                    <w:spacing w:before="36" w:after="36"/>
                    <w:jc w:val="center"/>
                    <w:rPr/>
                  </w:pPr>
                  <w:r>
                    <w:rPr/>
                    <w:t>US6.18 — Calculer les communes intersectant un BV (≥ 20 %) pour la facette Commune ; US6.19 — Mettre en évidence le croisement captages ↔ BV sur la carte ; US6.8 — Basculer l’échelle d’analyse Captages ↔ Bassins versants</w:t>
                  </w:r>
                </w:p>
              </w:tc>
              <w:tc>
                <w:tcPr>
                  <w:tcW w:w="2561" w:type="dxa"/>
                  <w:tcBorders/>
                </w:tcPr>
                <w:p w14:paraId="58FBD4EC" wp14:textId="77777777">
                  <w:pPr>
                    <w:pStyle w:val="Compact"/>
                    <w:spacing w:before="36" w:after="36"/>
                    <w:jc w:val="center"/>
                    <w:rPr/>
                  </w:pPr>
                  <w:r>
                    <w:rPr/>
                    <w:t>Le captage est nécessaire au croisement et au sélecteur.</w:t>
                  </w:r>
                </w:p>
              </w:tc>
            </w:tr>
            <w:tr w14:paraId="15021FAF" wp14:textId="77777777">
              <w:trPr/>
              <w:tc>
                <w:tcPr>
                  <w:tcW w:w="2560" w:type="dxa"/>
                  <w:tcBorders/>
                </w:tcPr>
                <w:p w14:paraId="0482BC0D" wp14:textId="77777777">
                  <w:pPr>
                    <w:pStyle w:val="Compact"/>
                    <w:spacing w:before="36" w:after="36"/>
                    <w:jc w:val="center"/>
                    <w:rPr/>
                  </w:pPr>
                  <w:r>
                    <w:rPr/>
                    <w:t>US3.5 — Définir un indicateur</w:t>
                  </w:r>
                </w:p>
              </w:tc>
              <w:tc>
                <w:tcPr>
                  <w:tcW w:w="4023" w:type="dxa"/>
                  <w:tcBorders/>
                </w:tcPr>
                <w:p w14:paraId="00423A91" wp14:textId="77777777">
                  <w:pPr>
                    <w:pStyle w:val="Compact"/>
                    <w:spacing w:before="36" w:after="36"/>
                    <w:jc w:val="center"/>
                    <w:rPr/>
                  </w:pPr>
                  <w:r>
                    <w:rPr/>
                    <w:t>US1bis.12 — Enregistrer un indicateur comme donnée dérivée ; US4.1 — Calculer des indicateurs simples ; US6.2 — Afficher indicateurs carto</w:t>
                  </w:r>
                </w:p>
              </w:tc>
              <w:tc>
                <w:tcPr>
                  <w:tcW w:w="2561" w:type="dxa"/>
                  <w:tcBorders/>
                </w:tcPr>
                <w:p w14:paraId="09E29FDD" wp14:textId="77777777">
                  <w:pPr>
                    <w:pStyle w:val="Compact"/>
                    <w:spacing w:before="36" w:after="36"/>
                    <w:jc w:val="center"/>
                    <w:rPr/>
                  </w:pPr>
                  <w:r>
                    <w:rPr/>
                    <w:t>Un indicateur doit être défini (méthode, unité) avant d’être calculé et affiché.</w:t>
                  </w:r>
                  <w:bookmarkStart w:name="tbl-epic-3" w:id="115"/>
                  <w:bookmarkEnd w:id="115"/>
                </w:p>
              </w:tc>
            </w:tr>
          </w:tbl>
          <w:p w14:paraId="4101652C" wp14:textId="77777777">
            <w:pPr>
              <w:pStyle w:val="Normal"/>
              <w:spacing w:before="0" w:after="200"/>
              <w:jc w:val="left"/>
              <w:rPr>
                <w:sz w:val="24"/>
              </w:rPr>
            </w:pPr>
            <w:r>
              <w:rPr>
                <w:sz w:val="24"/>
              </w:rPr>
            </w:r>
          </w:p>
        </w:tc>
      </w:tr>
    </w:tbl>
    <w:p xmlns:wp14="http://schemas.microsoft.com/office/word/2010/wordml" w14:paraId="2358B968" wp14:textId="77777777">
      <w:pPr>
        <w:pStyle w:val="Normal"/>
        <w:rPr/>
      </w:pPr>
      <w:r>
        <w:rPr/>
        <mc:AlternateContent>
          <mc:Choice Requires="wps">
            <w:drawing>
              <wp:inline xmlns:wp14="http://schemas.microsoft.com/office/word/2010/wordprocessingDrawing" distT="0" distB="0" distL="0" distR="0" wp14:anchorId="7110ADFD" wp14:editId="7777777">
                <wp:extent cx="635"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w14:anchorId="7451D269">
              <v:rect id="shape_0" style="position:absolute;margin-left:0pt;margin-top:-1.55pt;width:0pt;height:1.45pt;mso-wrap-style:none;v-text-anchor:middle;mso-position-horizontal:center;mso-position-vertical:top" o:allowincell="f" fillcolor="white" stroked="t">
                <v:fill type="solid" color2="black" o:detectmouseclick="t"/>
                <v:stroke color="black" joinstyle="round" endcap="flat"/>
                <w10:wrap type="topAndBottom"/>
              </v:rect>
            </w:pict>
          </mc:Fallback>
        </mc:AlternateContent>
      </w:r>
      <w:bookmarkEnd w:id="114"/>
    </w:p>
    <w:p xmlns:wp14="http://schemas.microsoft.com/office/word/2010/wordml" w14:paraId="0A3BF3E9" wp14:textId="77777777">
      <w:pPr>
        <w:pStyle w:val="Heading2"/>
        <w:rPr/>
      </w:pPr>
      <w:bookmarkStart w:name="__RefHeading___Toc6587_4257709489" w:id="116"/>
      <w:bookmarkStart w:name="epic-4-calcul-dindicateurs-1" w:id="117"/>
      <w:bookmarkEnd w:id="116"/>
      <w:r>
        <w:rPr/>
        <w:t>18 EPIC 4 — Calcul d’indicateurs</w:t>
      </w:r>
    </w:p>
    <w:p xmlns:wp14="http://schemas.microsoft.com/office/word/2010/wordml" w14:paraId="421D0863" wp14:textId="77777777">
      <w:pPr>
        <w:pStyle w:val="FirstParagraph"/>
        <w:rPr/>
      </w:pPr>
      <w:r>
        <w:rPr/>
        <w:t xml:space="preserve">Noter la </w:t>
      </w:r>
      <w:r>
        <w:rPr>
          <w:b/>
          <w:bCs/>
        </w:rPr>
        <w:t>boucle de recalcul</w:t>
      </w:r>
      <w:r>
        <w:rPr/>
        <w:t xml:space="preserve"> </w:t>
      </w:r>
      <w:r>
        <w:rPr>
          <w:rStyle w:val="VerbatimChar"/>
        </w:rPr>
        <w:t>US4.1</w:t>
      </w:r>
      <w:r>
        <w:rPr/>
        <w:t xml:space="preserve"> ↔ </w:t>
      </w:r>
      <w:r>
        <w:rPr>
          <w:rStyle w:val="VerbatimChar"/>
        </w:rPr>
        <w:t>US4.7</w:t>
      </w:r>
      <w:r>
        <w:rPr/>
        <w:t xml:space="preserve"> : </w:t>
      </w:r>
      <w:r>
        <w:rPr>
          <w:rStyle w:val="VerbatimChar"/>
        </w:rPr>
        <w:t>US4.7</w:t>
      </w:r>
      <w:r>
        <w:rPr/>
        <w:t xml:space="preserve"> (Recalculer un indicateur) dépend de </w:t>
      </w:r>
      <w:r>
        <w:rPr>
          <w:rStyle w:val="VerbatimChar"/>
        </w:rPr>
        <w:t>US4.1</w:t>
      </w:r>
      <w:r>
        <w:rPr/>
        <w:t xml:space="preserve"> (Calculer des indicateurs simples), qui dépend en retour de </w:t>
      </w:r>
      <w:r>
        <w:rPr>
          <w:rStyle w:val="VerbatimChar"/>
        </w:rPr>
        <w:t>US4.7</w:t>
      </w:r>
      <w:r>
        <w:rPr/>
        <w:t xml:space="preserve"> — recalculer ré-exécute un calcul existant, qui peut lui-même déclencher un recalcul.</w:t>
      </w:r>
    </w:p>
    <w:tbl>
      <w:tblPr>
        <w:tblStyle w:val="Table"/>
        <w:tblW w:w="5000" w:type="pct"/>
        <w:jc w:val="left"/>
        <w:tblInd w:w="108" w:type="dxa"/>
        <w:tblLayout w:type="fixed"/>
        <w:tblCellMar>
          <w:top w:w="0" w:type="dxa"/>
          <w:left w:w="108" w:type="dxa"/>
          <w:bottom w:w="0" w:type="dxa"/>
          <w:right w:w="108" w:type="dxa"/>
        </w:tblCellMar>
        <w:tblLook w:val="0000" w:firstRow="0" w:lastRow="0" w:firstColumn="0" w:lastColumn="0" w:noHBand="0" w:noVBand="0"/>
      </w:tblPr>
      <w:tblGrid>
        <w:gridCol w:w="9360"/>
      </w:tblGrid>
      <w:tr xmlns:wp14="http://schemas.microsoft.com/office/word/2010/wordml" w14:paraId="7E5C5D79" wp14:textId="77777777">
        <w:trPr/>
        <w:tc>
          <w:tcPr>
            <w:tcW w:w="9360" w:type="dxa"/>
            <w:tcBorders/>
          </w:tcPr>
          <w:p w14:paraId="700A1C1D" wp14:textId="77777777">
            <w:pPr>
              <w:pStyle w:val="ImageCaption"/>
              <w:spacing w:before="200" w:after="120"/>
              <w:jc w:val="left"/>
              <w:rPr/>
            </w:pPr>
            <w:r>
              <w:rPr/>
              <w:t>Table 6: EPIC 4 — arêtes parent/enfant</w:t>
            </w:r>
          </w:p>
          <w:tbl>
            <w:tblPr>
              <w:tblStyle w:val="Table"/>
              <w:tblW w:w="5000" w:type="pct"/>
              <w:jc w:val="left"/>
              <w:tblInd w:w="0" w:type="dxa"/>
              <w:tblLayout w:type="fixed"/>
              <w:tblCellMar>
                <w:top w:w="0" w:type="dxa"/>
                <w:left w:w="108" w:type="dxa"/>
                <w:bottom w:w="0" w:type="dxa"/>
                <w:right w:w="108" w:type="dxa"/>
              </w:tblCellMar>
              <w:tblLook w:val="0020" w:firstRow="1" w:lastRow="0" w:firstColumn="0" w:lastColumn="0" w:noHBand="0" w:noVBand="0"/>
            </w:tblPr>
            <w:tblGrid>
              <w:gridCol w:w="2560"/>
              <w:gridCol w:w="4023"/>
              <w:gridCol w:w="2561"/>
            </w:tblGrid>
            <w:tr w14:paraId="46C440D5" wp14:textId="77777777">
              <w:trPr>
                <w:tblHeader w:val="true"/>
              </w:trPr>
              <w:tc>
                <w:tcPr>
                  <w:tcW w:w="2560" w:type="dxa"/>
                  <w:tcBorders>
                    <w:bottom w:val="single" w:color="000000" w:sz="6" w:space="0"/>
                  </w:tcBorders>
                  <w:vAlign w:val="bottom"/>
                </w:tcPr>
                <w:p w14:paraId="4E5FD46E" wp14:textId="77777777">
                  <w:pPr>
                    <w:pStyle w:val="Compact"/>
                    <w:spacing w:before="36" w:after="36"/>
                    <w:jc w:val="center"/>
                    <w:rPr/>
                  </w:pPr>
                  <w:r>
                    <w:rPr/>
                    <w:t>Parent</w:t>
                  </w:r>
                </w:p>
              </w:tc>
              <w:tc>
                <w:tcPr>
                  <w:tcW w:w="4023" w:type="dxa"/>
                  <w:tcBorders>
                    <w:bottom w:val="single" w:color="000000" w:sz="6" w:space="0"/>
                  </w:tcBorders>
                  <w:vAlign w:val="bottom"/>
                </w:tcPr>
                <w:p w14:paraId="6575CE11" wp14:textId="77777777">
                  <w:pPr>
                    <w:pStyle w:val="Compact"/>
                    <w:spacing w:before="36" w:after="36"/>
                    <w:jc w:val="center"/>
                    <w:rPr/>
                  </w:pPr>
                  <w:r>
                    <w:rPr/>
                    <w:t>Enfant(s)</w:t>
                  </w:r>
                </w:p>
              </w:tc>
              <w:tc>
                <w:tcPr>
                  <w:tcW w:w="2561" w:type="dxa"/>
                  <w:tcBorders>
                    <w:bottom w:val="single" w:color="000000" w:sz="6" w:space="0"/>
                  </w:tcBorders>
                  <w:vAlign w:val="bottom"/>
                </w:tcPr>
                <w:p w14:paraId="33E415B0" wp14:textId="77777777">
                  <w:pPr>
                    <w:pStyle w:val="Compact"/>
                    <w:spacing w:before="36" w:after="36"/>
                    <w:jc w:val="center"/>
                    <w:rPr/>
                  </w:pPr>
                  <w:r>
                    <w:rPr/>
                    <w:t>Justification</w:t>
                  </w:r>
                </w:p>
              </w:tc>
            </w:tr>
            <w:tr w14:paraId="233B1BEE" wp14:textId="77777777">
              <w:trPr/>
              <w:tc>
                <w:tcPr>
                  <w:tcW w:w="2560" w:type="dxa"/>
                  <w:tcBorders/>
                </w:tcPr>
                <w:p w14:paraId="38CA6B5D" wp14:textId="77777777">
                  <w:pPr>
                    <w:pStyle w:val="Compact"/>
                    <w:spacing w:before="36" w:after="36"/>
                    <w:jc w:val="center"/>
                    <w:rPr/>
                  </w:pPr>
                  <w:r>
                    <w:rPr/>
                    <w:t>US4.1 — Calculer des indicateurs simples</w:t>
                  </w:r>
                </w:p>
              </w:tc>
              <w:tc>
                <w:tcPr>
                  <w:tcW w:w="4023" w:type="dxa"/>
                  <w:tcBorders/>
                </w:tcPr>
                <w:p w14:paraId="40DA8C6A" wp14:textId="77777777">
                  <w:pPr>
                    <w:pStyle w:val="Compact"/>
                    <w:spacing w:before="36" w:after="36"/>
                    <w:jc w:val="center"/>
                    <w:rPr/>
                  </w:pPr>
                  <w:r>
                    <w:rPr/>
                    <w:t>US10.2 — Tracer calculs ; US4.2 — Agréger à l’échelle BV ; US4.3 — Agrégation temporelle ; US4.7 — Recalculer un indicateur ; US5.1 — Construire un indice composite</w:t>
                  </w:r>
                </w:p>
              </w:tc>
              <w:tc>
                <w:tcPr>
                  <w:tcW w:w="2561" w:type="dxa"/>
                  <w:tcBorders/>
                </w:tcPr>
                <w:p w14:paraId="63108BD2" wp14:textId="77777777">
                  <w:pPr>
                    <w:pStyle w:val="Compact"/>
                    <w:spacing w:before="36" w:after="36"/>
                    <w:jc w:val="center"/>
                    <w:rPr/>
                  </w:pPr>
                  <w:r>
                    <w:rPr/>
                    <w:t>Le calcul simple est la base de toutes les agrégations, du recalcul, de la traçabilité et de l’AMC.</w:t>
                  </w:r>
                  <w:bookmarkStart w:name="tbl-epic-4" w:id="118"/>
                  <w:bookmarkEnd w:id="118"/>
                </w:p>
              </w:tc>
            </w:tr>
          </w:tbl>
          <w:p w14:paraId="4B99056E" wp14:textId="77777777">
            <w:pPr>
              <w:pStyle w:val="Normal"/>
              <w:spacing w:before="0" w:after="200"/>
              <w:jc w:val="left"/>
              <w:rPr>
                <w:sz w:val="24"/>
              </w:rPr>
            </w:pPr>
            <w:r>
              <w:rPr>
                <w:sz w:val="24"/>
              </w:rPr>
            </w:r>
          </w:p>
        </w:tc>
      </w:tr>
    </w:tbl>
    <w:p xmlns:wp14="http://schemas.microsoft.com/office/word/2010/wordml" w14:paraId="012795C1" wp14:textId="77777777">
      <w:pPr>
        <w:pStyle w:val="Normal"/>
        <w:rPr/>
      </w:pPr>
      <w:r>
        <w:rPr/>
        <mc:AlternateContent>
          <mc:Choice Requires="wps">
            <w:drawing>
              <wp:inline xmlns:wp14="http://schemas.microsoft.com/office/word/2010/wordprocessingDrawing" distT="0" distB="0" distL="0" distR="0" wp14:anchorId="007FDEE2" wp14:editId="7777777">
                <wp:extent cx="635"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w14:anchorId="4628158A">
              <v:rect id="shape_0" style="position:absolute;margin-left:0pt;margin-top:-1.55pt;width:0pt;height:1.45pt;mso-wrap-style:none;v-text-anchor:middle;mso-position-horizontal:center;mso-position-vertical:top" o:allowincell="f" fillcolor="white" stroked="t">
                <v:fill type="solid" color2="black" o:detectmouseclick="t"/>
                <v:stroke color="black" joinstyle="round" endcap="flat"/>
                <w10:wrap type="topAndBottom"/>
              </v:rect>
            </w:pict>
          </mc:Fallback>
        </mc:AlternateContent>
      </w:r>
      <w:bookmarkEnd w:id="117"/>
    </w:p>
    <w:p xmlns:wp14="http://schemas.microsoft.com/office/word/2010/wordml" w14:paraId="39F6DAD4" wp14:textId="77777777">
      <w:pPr>
        <w:pStyle w:val="Heading2"/>
        <w:rPr/>
      </w:pPr>
      <w:bookmarkStart w:name="__RefHeading___Toc6589_4257709489" w:id="119"/>
      <w:bookmarkStart w:name="epic-5-analyse-multicritère-chaîne" w:id="120"/>
      <w:bookmarkEnd w:id="119"/>
      <w:r>
        <w:rPr/>
        <w:t>19 EPIC 5 — Analyse multicritère (chaîne)</w:t>
      </w:r>
    </w:p>
    <w:tbl>
      <w:tblPr>
        <w:tblStyle w:val="Table"/>
        <w:tblW w:w="5000" w:type="pct"/>
        <w:jc w:val="left"/>
        <w:tblInd w:w="108" w:type="dxa"/>
        <w:tblLayout w:type="fixed"/>
        <w:tblCellMar>
          <w:top w:w="0" w:type="dxa"/>
          <w:left w:w="108" w:type="dxa"/>
          <w:bottom w:w="0" w:type="dxa"/>
          <w:right w:w="108" w:type="dxa"/>
        </w:tblCellMar>
        <w:tblLook w:val="0000" w:firstRow="0" w:lastRow="0" w:firstColumn="0" w:lastColumn="0" w:noHBand="0" w:noVBand="0"/>
      </w:tblPr>
      <w:tblGrid>
        <w:gridCol w:w="9360"/>
      </w:tblGrid>
      <w:tr xmlns:wp14="http://schemas.microsoft.com/office/word/2010/wordml" w14:paraId="2A6F9268" wp14:textId="77777777">
        <w:trPr/>
        <w:tc>
          <w:tcPr>
            <w:tcW w:w="9360" w:type="dxa"/>
            <w:tcBorders/>
          </w:tcPr>
          <w:p w14:paraId="43414467" wp14:textId="77777777">
            <w:pPr>
              <w:pStyle w:val="ImageCaption"/>
              <w:spacing w:before="200" w:after="120"/>
              <w:jc w:val="left"/>
              <w:rPr/>
            </w:pPr>
            <w:r>
              <w:rPr/>
              <w:t>Table 7: EPIC 5 — arêtes parent/enfant</w:t>
            </w:r>
          </w:p>
          <w:tbl>
            <w:tblPr>
              <w:tblStyle w:val="Table"/>
              <w:tblW w:w="5000" w:type="pct"/>
              <w:jc w:val="left"/>
              <w:tblInd w:w="0" w:type="dxa"/>
              <w:tblLayout w:type="fixed"/>
              <w:tblCellMar>
                <w:top w:w="0" w:type="dxa"/>
                <w:left w:w="108" w:type="dxa"/>
                <w:bottom w:w="0" w:type="dxa"/>
                <w:right w:w="108" w:type="dxa"/>
              </w:tblCellMar>
              <w:tblLook w:val="0020" w:firstRow="1" w:lastRow="0" w:firstColumn="0" w:lastColumn="0" w:noHBand="0" w:noVBand="0"/>
            </w:tblPr>
            <w:tblGrid>
              <w:gridCol w:w="2560"/>
              <w:gridCol w:w="4023"/>
              <w:gridCol w:w="2561"/>
            </w:tblGrid>
            <w:tr w14:paraId="69974CB9" wp14:textId="77777777">
              <w:trPr>
                <w:tblHeader w:val="true"/>
              </w:trPr>
              <w:tc>
                <w:tcPr>
                  <w:tcW w:w="2560" w:type="dxa"/>
                  <w:tcBorders>
                    <w:bottom w:val="single" w:color="000000" w:sz="6" w:space="0"/>
                  </w:tcBorders>
                  <w:vAlign w:val="bottom"/>
                </w:tcPr>
                <w:p w14:paraId="62291E8C" wp14:textId="77777777">
                  <w:pPr>
                    <w:pStyle w:val="Compact"/>
                    <w:spacing w:before="36" w:after="36"/>
                    <w:jc w:val="center"/>
                    <w:rPr/>
                  </w:pPr>
                  <w:r>
                    <w:rPr/>
                    <w:t>Parent</w:t>
                  </w:r>
                </w:p>
              </w:tc>
              <w:tc>
                <w:tcPr>
                  <w:tcW w:w="4023" w:type="dxa"/>
                  <w:tcBorders>
                    <w:bottom w:val="single" w:color="000000" w:sz="6" w:space="0"/>
                  </w:tcBorders>
                  <w:vAlign w:val="bottom"/>
                </w:tcPr>
                <w:p w14:paraId="1A1D1838" wp14:textId="77777777">
                  <w:pPr>
                    <w:pStyle w:val="Compact"/>
                    <w:spacing w:before="36" w:after="36"/>
                    <w:jc w:val="center"/>
                    <w:rPr/>
                  </w:pPr>
                  <w:r>
                    <w:rPr/>
                    <w:t>Enfant(s)</w:t>
                  </w:r>
                </w:p>
              </w:tc>
              <w:tc>
                <w:tcPr>
                  <w:tcW w:w="2561" w:type="dxa"/>
                  <w:tcBorders>
                    <w:bottom w:val="single" w:color="000000" w:sz="6" w:space="0"/>
                  </w:tcBorders>
                  <w:vAlign w:val="bottom"/>
                </w:tcPr>
                <w:p w14:paraId="3F873757" wp14:textId="77777777">
                  <w:pPr>
                    <w:pStyle w:val="Compact"/>
                    <w:spacing w:before="36" w:after="36"/>
                    <w:jc w:val="center"/>
                    <w:rPr/>
                  </w:pPr>
                  <w:r>
                    <w:rPr/>
                    <w:t>Justification</w:t>
                  </w:r>
                </w:p>
              </w:tc>
            </w:tr>
            <w:tr w14:paraId="53CECB02" wp14:textId="77777777">
              <w:trPr/>
              <w:tc>
                <w:tcPr>
                  <w:tcW w:w="2560" w:type="dxa"/>
                  <w:tcBorders/>
                </w:tcPr>
                <w:p w14:paraId="3BB38169" wp14:textId="77777777">
                  <w:pPr>
                    <w:pStyle w:val="Compact"/>
                    <w:spacing w:before="36" w:after="36"/>
                    <w:jc w:val="center"/>
                    <w:rPr/>
                  </w:pPr>
                  <w:r>
                    <w:rPr/>
                    <w:t>US5.1 — Construire un indice composite</w:t>
                  </w:r>
                </w:p>
              </w:tc>
              <w:tc>
                <w:tcPr>
                  <w:tcW w:w="4023" w:type="dxa"/>
                  <w:tcBorders/>
                </w:tcPr>
                <w:p w14:paraId="12197274" wp14:textId="77777777">
                  <w:pPr>
                    <w:pStyle w:val="Compact"/>
                    <w:spacing w:before="36" w:after="36"/>
                    <w:jc w:val="center"/>
                    <w:rPr/>
                  </w:pPr>
                  <w:r>
                    <w:rPr/>
                    <w:t>US5.2 — Définir des pondérations ; US5.3 — Tester des scénarios ; US5.4 — Comparer scénarios ; US5.5 — Visualiser contributions ; US7.5 — Prioriser territoires</w:t>
                  </w:r>
                </w:p>
              </w:tc>
              <w:tc>
                <w:tcPr>
                  <w:tcW w:w="2561" w:type="dxa"/>
                  <w:tcBorders/>
                </w:tcPr>
                <w:p w14:paraId="52A50919" wp14:textId="77777777">
                  <w:pPr>
                    <w:pStyle w:val="Compact"/>
                    <w:spacing w:before="36" w:after="36"/>
                    <w:jc w:val="center"/>
                    <w:rPr/>
                  </w:pPr>
                  <w:r>
                    <w:rPr/>
                    <w:t>L’indice est le préalable à toute pondération et priorisation.</w:t>
                  </w:r>
                </w:p>
              </w:tc>
            </w:tr>
            <w:tr w14:paraId="0411D82F" wp14:textId="77777777">
              <w:trPr/>
              <w:tc>
                <w:tcPr>
                  <w:tcW w:w="2560" w:type="dxa"/>
                  <w:tcBorders/>
                </w:tcPr>
                <w:p w14:paraId="6C80E75D" wp14:textId="77777777">
                  <w:pPr>
                    <w:pStyle w:val="Compact"/>
                    <w:spacing w:before="36" w:after="36"/>
                    <w:jc w:val="center"/>
                    <w:rPr/>
                  </w:pPr>
                  <w:r>
                    <w:rPr/>
                    <w:t>US5.2 — Définir des pondérations</w:t>
                  </w:r>
                </w:p>
              </w:tc>
              <w:tc>
                <w:tcPr>
                  <w:tcW w:w="4023" w:type="dxa"/>
                  <w:tcBorders/>
                </w:tcPr>
                <w:p w14:paraId="76E2789B" wp14:textId="77777777">
                  <w:pPr>
                    <w:pStyle w:val="Compact"/>
                    <w:spacing w:before="36" w:after="36"/>
                    <w:jc w:val="center"/>
                    <w:rPr/>
                  </w:pPr>
                  <w:r>
                    <w:rPr/>
                    <w:t>US5.3 — Tester des scénarios ; US7.5 — Prioriser territoires</w:t>
                  </w:r>
                </w:p>
              </w:tc>
              <w:tc>
                <w:tcPr>
                  <w:tcW w:w="2561" w:type="dxa"/>
                  <w:tcBorders/>
                </w:tcPr>
                <w:p w14:paraId="71E6CDB7" wp14:textId="77777777">
                  <w:pPr>
                    <w:pStyle w:val="Compact"/>
                    <w:spacing w:before="36" w:after="36"/>
                    <w:jc w:val="center"/>
                    <w:rPr/>
                  </w:pPr>
                  <w:r>
                    <w:rPr/>
                    <w:t>On teste et priorise à partir d’une pondération définie.</w:t>
                  </w:r>
                </w:p>
              </w:tc>
            </w:tr>
            <w:tr w14:paraId="33EB0D72" wp14:textId="77777777">
              <w:trPr/>
              <w:tc>
                <w:tcPr>
                  <w:tcW w:w="2560" w:type="dxa"/>
                  <w:tcBorders/>
                </w:tcPr>
                <w:p w14:paraId="0E838DE9" wp14:textId="77777777">
                  <w:pPr>
                    <w:pStyle w:val="Compact"/>
                    <w:spacing w:before="36" w:after="36"/>
                    <w:jc w:val="center"/>
                    <w:rPr/>
                  </w:pPr>
                  <w:r>
                    <w:rPr/>
                    <w:t>US5.3 — Tester des scénarios</w:t>
                  </w:r>
                </w:p>
              </w:tc>
              <w:tc>
                <w:tcPr>
                  <w:tcW w:w="4023" w:type="dxa"/>
                  <w:tcBorders/>
                </w:tcPr>
                <w:p w14:paraId="248964A3" wp14:textId="77777777">
                  <w:pPr>
                    <w:pStyle w:val="Compact"/>
                    <w:spacing w:before="36" w:after="36"/>
                    <w:jc w:val="center"/>
                    <w:rPr/>
                  </w:pPr>
                  <w:r>
                    <w:rPr/>
                    <w:t>US5.4 — Comparer scénarios ; US5.5 — Visualiser contributions</w:t>
                  </w:r>
                </w:p>
              </w:tc>
              <w:tc>
                <w:tcPr>
                  <w:tcW w:w="2561" w:type="dxa"/>
                  <w:tcBorders/>
                </w:tcPr>
                <w:p w14:paraId="63777FBA" wp14:textId="77777777">
                  <w:pPr>
                    <w:pStyle w:val="Compact"/>
                    <w:spacing w:before="36" w:after="36"/>
                    <w:jc w:val="center"/>
                    <w:rPr/>
                  </w:pPr>
                  <w:r>
                    <w:rPr/>
                    <w:t>La comparaison et la visualisation des contributions s’appuient sur des scénarios testés.</w:t>
                  </w:r>
                </w:p>
              </w:tc>
            </w:tr>
            <w:tr w14:paraId="09E1753C" wp14:textId="77777777">
              <w:trPr/>
              <w:tc>
                <w:tcPr>
                  <w:tcW w:w="2560" w:type="dxa"/>
                  <w:tcBorders/>
                </w:tcPr>
                <w:p w14:paraId="22531A1B" wp14:textId="77777777">
                  <w:pPr>
                    <w:pStyle w:val="Compact"/>
                    <w:spacing w:before="36" w:after="36"/>
                    <w:jc w:val="center"/>
                    <w:rPr/>
                  </w:pPr>
                  <w:r>
                    <w:rPr/>
                    <w:t>US5.4 — Comparer scénarios</w:t>
                  </w:r>
                </w:p>
              </w:tc>
              <w:tc>
                <w:tcPr>
                  <w:tcW w:w="4023" w:type="dxa"/>
                  <w:tcBorders/>
                </w:tcPr>
                <w:p w14:paraId="611B9CE7" wp14:textId="77777777">
                  <w:pPr>
                    <w:pStyle w:val="Compact"/>
                    <w:spacing w:before="36" w:after="36"/>
                    <w:jc w:val="center"/>
                    <w:rPr/>
                  </w:pPr>
                  <w:r>
                    <w:rPr/>
                    <w:t>US5.5 — Visualiser contributions</w:t>
                  </w:r>
                </w:p>
              </w:tc>
              <w:tc>
                <w:tcPr>
                  <w:tcW w:w="2561" w:type="dxa"/>
                  <w:tcBorders/>
                </w:tcPr>
                <w:p w14:paraId="43AC66EE" wp14:textId="77777777">
                  <w:pPr>
                    <w:pStyle w:val="Compact"/>
                    <w:spacing w:before="36" w:after="36"/>
                    <w:jc w:val="center"/>
                    <w:rPr/>
                  </w:pPr>
                  <w:r>
                    <w:rPr/>
                    <w:t>La visualisation des contributions clôt la chaîne d’analyse.</w:t>
                  </w:r>
                  <w:bookmarkStart w:name="tbl-epic-5" w:id="121"/>
                  <w:bookmarkEnd w:id="121"/>
                </w:p>
              </w:tc>
            </w:tr>
          </w:tbl>
          <w:p w14:paraId="1299C43A" wp14:textId="77777777">
            <w:pPr>
              <w:pStyle w:val="Normal"/>
              <w:spacing w:before="0" w:after="200"/>
              <w:jc w:val="left"/>
              <w:rPr>
                <w:sz w:val="24"/>
              </w:rPr>
            </w:pPr>
            <w:r>
              <w:rPr>
                <w:sz w:val="24"/>
              </w:rPr>
            </w:r>
          </w:p>
        </w:tc>
      </w:tr>
    </w:tbl>
    <w:p xmlns:wp14="http://schemas.microsoft.com/office/word/2010/wordml" w14:paraId="7293B143" wp14:textId="77777777">
      <w:pPr>
        <w:pStyle w:val="Normal"/>
        <w:rPr/>
      </w:pPr>
      <w:r>
        <w:rPr/>
        <mc:AlternateContent>
          <mc:Choice Requires="wps">
            <w:drawing>
              <wp:inline xmlns:wp14="http://schemas.microsoft.com/office/word/2010/wordprocessingDrawing" distT="0" distB="0" distL="0" distR="0" wp14:anchorId="7CF11BEB" wp14:editId="7777777">
                <wp:extent cx="635"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w14:anchorId="2B772089">
              <v:rect id="shape_0" style="position:absolute;margin-left:0pt;margin-top:-1.55pt;width:0pt;height:1.45pt;mso-wrap-style:none;v-text-anchor:middle;mso-position-horizontal:center;mso-position-vertical:top" o:allowincell="f" fillcolor="white" stroked="t">
                <v:fill type="solid" color2="black" o:detectmouseclick="t"/>
                <v:stroke color="black" joinstyle="round" endcap="flat"/>
                <w10:wrap type="topAndBottom"/>
              </v:rect>
            </w:pict>
          </mc:Fallback>
        </mc:AlternateContent>
      </w:r>
      <w:bookmarkEnd w:id="120"/>
    </w:p>
    <w:p xmlns:wp14="http://schemas.microsoft.com/office/word/2010/wordml" w14:paraId="142454F5" wp14:textId="77777777">
      <w:pPr>
        <w:pStyle w:val="Heading2"/>
        <w:rPr/>
      </w:pPr>
      <w:bookmarkStart w:name="__RefHeading___Toc6591_4257709489" w:id="122"/>
      <w:bookmarkStart w:name="epic-6-visualisation-1" w:id="123"/>
      <w:bookmarkEnd w:id="122"/>
      <w:r>
        <w:rPr/>
        <w:t>20 EPIC 6 — Visualisation</w:t>
      </w:r>
    </w:p>
    <w:p xmlns:wp14="http://schemas.microsoft.com/office/word/2010/wordml" w14:paraId="3E997731" wp14:textId="77777777">
      <w:pPr>
        <w:pStyle w:val="FirstParagraph"/>
        <w:rPr/>
      </w:pPr>
      <w:r>
        <w:rPr/>
        <w:t>L’EPIC 6 est le plus dense du backlog (26 US). Ses dépendances externes sont portées par les EPIC 3 et 4 (référentiels → affichage cartographique, historisation → vue temporelle) ; le tableau ci-dessous recense les arêtes dont le parent appartient à l’EPIC 6.</w:t>
      </w:r>
    </w:p>
    <w:tbl>
      <w:tblPr>
        <w:tblStyle w:val="Table"/>
        <w:tblW w:w="5000" w:type="pct"/>
        <w:jc w:val="left"/>
        <w:tblInd w:w="108" w:type="dxa"/>
        <w:tblLayout w:type="fixed"/>
        <w:tblCellMar>
          <w:top w:w="0" w:type="dxa"/>
          <w:left w:w="108" w:type="dxa"/>
          <w:bottom w:w="0" w:type="dxa"/>
          <w:right w:w="108" w:type="dxa"/>
        </w:tblCellMar>
        <w:tblLook w:val="0000" w:firstRow="0" w:lastRow="0" w:firstColumn="0" w:lastColumn="0" w:noHBand="0" w:noVBand="0"/>
      </w:tblPr>
      <w:tblGrid>
        <w:gridCol w:w="9360"/>
      </w:tblGrid>
      <w:tr xmlns:wp14="http://schemas.microsoft.com/office/word/2010/wordml" w14:paraId="33F4B832" wp14:textId="77777777">
        <w:trPr/>
        <w:tc>
          <w:tcPr>
            <w:tcW w:w="9360" w:type="dxa"/>
            <w:tcBorders/>
          </w:tcPr>
          <w:p w14:paraId="4DC354DE" wp14:textId="77777777">
            <w:pPr>
              <w:pStyle w:val="ImageCaption"/>
              <w:spacing w:before="200" w:after="120"/>
              <w:jc w:val="left"/>
              <w:rPr/>
            </w:pPr>
            <w:r>
              <w:rPr/>
              <w:t>Table 8: EPIC 6 — arêtes parent/enfant</w:t>
            </w:r>
          </w:p>
          <w:tbl>
            <w:tblPr>
              <w:tblStyle w:val="Table"/>
              <w:tblW w:w="5000" w:type="pct"/>
              <w:jc w:val="left"/>
              <w:tblInd w:w="0" w:type="dxa"/>
              <w:tblLayout w:type="fixed"/>
              <w:tblCellMar>
                <w:top w:w="0" w:type="dxa"/>
                <w:left w:w="108" w:type="dxa"/>
                <w:bottom w:w="0" w:type="dxa"/>
                <w:right w:w="108" w:type="dxa"/>
              </w:tblCellMar>
              <w:tblLook w:val="0020" w:firstRow="1" w:lastRow="0" w:firstColumn="0" w:lastColumn="0" w:noHBand="0" w:noVBand="0"/>
            </w:tblPr>
            <w:tblGrid>
              <w:gridCol w:w="2560"/>
              <w:gridCol w:w="4023"/>
              <w:gridCol w:w="2561"/>
            </w:tblGrid>
            <w:tr w14:paraId="703BE4C4" wp14:textId="77777777">
              <w:trPr>
                <w:tblHeader w:val="true"/>
              </w:trPr>
              <w:tc>
                <w:tcPr>
                  <w:tcW w:w="2560" w:type="dxa"/>
                  <w:tcBorders>
                    <w:bottom w:val="single" w:color="000000" w:sz="6" w:space="0"/>
                  </w:tcBorders>
                  <w:vAlign w:val="bottom"/>
                </w:tcPr>
                <w:p w14:paraId="5E28E20E" wp14:textId="77777777">
                  <w:pPr>
                    <w:pStyle w:val="Compact"/>
                    <w:spacing w:before="36" w:after="36"/>
                    <w:jc w:val="center"/>
                    <w:rPr/>
                  </w:pPr>
                  <w:r>
                    <w:rPr/>
                    <w:t>Parent</w:t>
                  </w:r>
                </w:p>
              </w:tc>
              <w:tc>
                <w:tcPr>
                  <w:tcW w:w="4023" w:type="dxa"/>
                  <w:tcBorders>
                    <w:bottom w:val="single" w:color="000000" w:sz="6" w:space="0"/>
                  </w:tcBorders>
                  <w:vAlign w:val="bottom"/>
                </w:tcPr>
                <w:p w14:paraId="512A5D76" wp14:textId="77777777">
                  <w:pPr>
                    <w:pStyle w:val="Compact"/>
                    <w:spacing w:before="36" w:after="36"/>
                    <w:jc w:val="center"/>
                    <w:rPr/>
                  </w:pPr>
                  <w:r>
                    <w:rPr/>
                    <w:t>Enfant(s)</w:t>
                  </w:r>
                </w:p>
              </w:tc>
              <w:tc>
                <w:tcPr>
                  <w:tcW w:w="2561" w:type="dxa"/>
                  <w:tcBorders>
                    <w:bottom w:val="single" w:color="000000" w:sz="6" w:space="0"/>
                  </w:tcBorders>
                  <w:vAlign w:val="bottom"/>
                </w:tcPr>
                <w:p w14:paraId="0E910339" wp14:textId="77777777">
                  <w:pPr>
                    <w:pStyle w:val="Compact"/>
                    <w:spacing w:before="36" w:after="36"/>
                    <w:jc w:val="center"/>
                    <w:rPr/>
                  </w:pPr>
                  <w:r>
                    <w:rPr/>
                    <w:t>Justification</w:t>
                  </w:r>
                </w:p>
              </w:tc>
            </w:tr>
            <w:tr w14:paraId="19373755" wp14:textId="77777777">
              <w:trPr/>
              <w:tc>
                <w:tcPr>
                  <w:tcW w:w="2560" w:type="dxa"/>
                  <w:tcBorders/>
                </w:tcPr>
                <w:p w14:paraId="6F9550B4" wp14:textId="77777777">
                  <w:pPr>
                    <w:pStyle w:val="Compact"/>
                    <w:spacing w:before="36" w:after="36"/>
                    <w:jc w:val="center"/>
                    <w:rPr/>
                  </w:pPr>
                  <w:r>
                    <w:rPr/>
                    <w:t>US6.24 — Basculer chaque graphique entre les vues graphique / Temporel / Changements / H3</w:t>
                  </w:r>
                </w:p>
              </w:tc>
              <w:tc>
                <w:tcPr>
                  <w:tcW w:w="4023" w:type="dxa"/>
                  <w:tcBorders/>
                </w:tcPr>
                <w:p w14:paraId="56948419" wp14:textId="77777777">
                  <w:pPr>
                    <w:pStyle w:val="Compact"/>
                    <w:spacing w:before="36" w:after="36"/>
                    <w:jc w:val="center"/>
                    <w:rPr/>
                  </w:pPr>
                  <w:r>
                    <w:rPr/>
                    <w:t>US4.3 — Agrégation temporelle</w:t>
                  </w:r>
                </w:p>
              </w:tc>
              <w:tc>
                <w:tcPr>
                  <w:tcW w:w="2561" w:type="dxa"/>
                  <w:tcBorders/>
                </w:tcPr>
                <w:p w14:paraId="25B3B2AC" wp14:textId="77777777">
                  <w:pPr>
                    <w:pStyle w:val="Compact"/>
                    <w:spacing w:before="36" w:after="36"/>
                    <w:jc w:val="center"/>
                    <w:rPr/>
                  </w:pPr>
                  <w:r>
                    <w:rPr/>
                    <w:t>La vue temporelle est désactivée si les données ne sont pas historisées (voir EPIC 4).</w:t>
                  </w:r>
                </w:p>
              </w:tc>
            </w:tr>
            <w:tr w14:paraId="4F7014C5" wp14:textId="77777777">
              <w:trPr/>
              <w:tc>
                <w:tcPr>
                  <w:tcW w:w="2560" w:type="dxa"/>
                  <w:tcBorders/>
                </w:tcPr>
                <w:p w14:paraId="6D63F7AA" wp14:textId="77777777">
                  <w:pPr>
                    <w:pStyle w:val="Compact"/>
                    <w:spacing w:before="36" w:after="36"/>
                    <w:jc w:val="center"/>
                    <w:rPr/>
                  </w:pPr>
                  <w:r>
                    <w:rPr/>
                    <w:t>US6.7 — Fiche territoire</w:t>
                  </w:r>
                </w:p>
              </w:tc>
              <w:tc>
                <w:tcPr>
                  <w:tcW w:w="4023" w:type="dxa"/>
                  <w:tcBorders/>
                </w:tcPr>
                <w:p w14:paraId="62D180F7" wp14:textId="77777777">
                  <w:pPr>
                    <w:pStyle w:val="Compact"/>
                    <w:spacing w:before="36" w:after="36"/>
                    <w:jc w:val="center"/>
                    <w:rPr/>
                  </w:pPr>
                  <w:r>
                    <w:rPr/>
                    <w:t>US6.4 — Graphiques temporels ; US8.3 — Rapport PDF</w:t>
                  </w:r>
                </w:p>
              </w:tc>
              <w:tc>
                <w:tcPr>
                  <w:tcW w:w="2561" w:type="dxa"/>
                  <w:tcBorders/>
                </w:tcPr>
                <w:p w14:paraId="3D2F4DB0" wp14:textId="77777777">
                  <w:pPr>
                    <w:pStyle w:val="Compact"/>
                    <w:spacing w:before="36" w:after="36"/>
                    <w:jc w:val="center"/>
                    <w:rPr/>
                  </w:pPr>
                  <w:r>
                    <w:rPr/>
                    <w:t>La fiche territoire est la base du rapport PDF et alimente les graphiques temporels (voir EPIC 7).</w:t>
                  </w:r>
                  <w:bookmarkStart w:name="tbl-epic-6" w:id="124"/>
                  <w:bookmarkEnd w:id="124"/>
                </w:p>
              </w:tc>
            </w:tr>
          </w:tbl>
          <w:p w14:paraId="4DDBEF00" wp14:textId="77777777">
            <w:pPr>
              <w:pStyle w:val="Normal"/>
              <w:spacing w:before="0" w:after="200"/>
              <w:jc w:val="left"/>
              <w:rPr>
                <w:sz w:val="24"/>
              </w:rPr>
            </w:pPr>
            <w:r>
              <w:rPr>
                <w:sz w:val="24"/>
              </w:rPr>
            </w:r>
          </w:p>
        </w:tc>
      </w:tr>
    </w:tbl>
    <w:p xmlns:wp14="http://schemas.microsoft.com/office/word/2010/wordml" w14:paraId="6920ED0B" wp14:textId="77777777">
      <w:pPr>
        <w:pStyle w:val="Normal"/>
        <w:rPr/>
      </w:pPr>
      <w:r>
        <w:rPr/>
        <mc:AlternateContent>
          <mc:Choice Requires="wps">
            <w:drawing>
              <wp:inline xmlns:wp14="http://schemas.microsoft.com/office/word/2010/wordprocessingDrawing" distT="0" distB="0" distL="0" distR="0" wp14:anchorId="615D7311" wp14:editId="7777777">
                <wp:extent cx="635"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w14:anchorId="74D79883">
              <v:rect id="shape_0" style="position:absolute;margin-left:0pt;margin-top:-1.55pt;width:0pt;height:1.45pt;mso-wrap-style:none;v-text-anchor:middle;mso-position-horizontal:center;mso-position-vertical:top" o:allowincell="f" fillcolor="white" stroked="t">
                <v:fill type="solid" color2="black" o:detectmouseclick="t"/>
                <v:stroke color="black" joinstyle="round" endcap="flat"/>
                <w10:wrap type="topAndBottom"/>
              </v:rect>
            </w:pict>
          </mc:Fallback>
        </mc:AlternateContent>
      </w:r>
      <w:bookmarkEnd w:id="123"/>
    </w:p>
    <w:p xmlns:wp14="http://schemas.microsoft.com/office/word/2010/wordml" w14:paraId="68DB4553" wp14:textId="77777777">
      <w:pPr>
        <w:pStyle w:val="Heading2"/>
        <w:rPr/>
      </w:pPr>
      <w:bookmarkStart w:name="__RefHeading___Toc6593_4257709489" w:id="125"/>
      <w:bookmarkStart w:name="epic-7-aide-à-la-décision-1" w:id="126"/>
      <w:bookmarkEnd w:id="125"/>
      <w:r>
        <w:rPr/>
        <w:t>21 EPIC 7 — Aide à la décision</w:t>
      </w:r>
    </w:p>
    <w:tbl>
      <w:tblPr>
        <w:tblStyle w:val="Table"/>
        <w:tblW w:w="5000" w:type="pct"/>
        <w:jc w:val="left"/>
        <w:tblInd w:w="108" w:type="dxa"/>
        <w:tblLayout w:type="fixed"/>
        <w:tblCellMar>
          <w:top w:w="0" w:type="dxa"/>
          <w:left w:w="108" w:type="dxa"/>
          <w:bottom w:w="0" w:type="dxa"/>
          <w:right w:w="108" w:type="dxa"/>
        </w:tblCellMar>
        <w:tblLook w:val="0000" w:firstRow="0" w:lastRow="0" w:firstColumn="0" w:lastColumn="0" w:noHBand="0" w:noVBand="0"/>
      </w:tblPr>
      <w:tblGrid>
        <w:gridCol w:w="9360"/>
      </w:tblGrid>
      <w:tr xmlns:wp14="http://schemas.microsoft.com/office/word/2010/wordml" w14:paraId="6F45855D" wp14:textId="77777777">
        <w:trPr/>
        <w:tc>
          <w:tcPr>
            <w:tcW w:w="9360" w:type="dxa"/>
            <w:tcBorders/>
          </w:tcPr>
          <w:p w14:paraId="55374E49" wp14:textId="77777777">
            <w:pPr>
              <w:pStyle w:val="ImageCaption"/>
              <w:spacing w:before="200" w:after="120"/>
              <w:jc w:val="left"/>
              <w:rPr/>
            </w:pPr>
            <w:r>
              <w:rPr/>
              <w:t>Table 9: EPIC 7 — arêtes parent/enfant</w:t>
            </w:r>
          </w:p>
          <w:tbl>
            <w:tblPr>
              <w:tblStyle w:val="Table"/>
              <w:tblW w:w="5000" w:type="pct"/>
              <w:jc w:val="left"/>
              <w:tblInd w:w="0" w:type="dxa"/>
              <w:tblLayout w:type="fixed"/>
              <w:tblCellMar>
                <w:top w:w="0" w:type="dxa"/>
                <w:left w:w="108" w:type="dxa"/>
                <w:bottom w:w="0" w:type="dxa"/>
                <w:right w:w="108" w:type="dxa"/>
              </w:tblCellMar>
              <w:tblLook w:val="0020" w:firstRow="1" w:lastRow="0" w:firstColumn="0" w:lastColumn="0" w:noHBand="0" w:noVBand="0"/>
            </w:tblPr>
            <w:tblGrid>
              <w:gridCol w:w="2560"/>
              <w:gridCol w:w="4023"/>
              <w:gridCol w:w="2561"/>
            </w:tblGrid>
            <w:tr w14:paraId="7FC91E32" wp14:textId="77777777">
              <w:trPr>
                <w:tblHeader w:val="true"/>
              </w:trPr>
              <w:tc>
                <w:tcPr>
                  <w:tcW w:w="2560" w:type="dxa"/>
                  <w:tcBorders>
                    <w:bottom w:val="single" w:color="000000" w:sz="6" w:space="0"/>
                  </w:tcBorders>
                  <w:vAlign w:val="bottom"/>
                </w:tcPr>
                <w:p w14:paraId="1544D07C" wp14:textId="77777777">
                  <w:pPr>
                    <w:pStyle w:val="Compact"/>
                    <w:spacing w:before="36" w:after="36"/>
                    <w:jc w:val="center"/>
                    <w:rPr/>
                  </w:pPr>
                  <w:r>
                    <w:rPr/>
                    <w:t>Parent</w:t>
                  </w:r>
                </w:p>
              </w:tc>
              <w:tc>
                <w:tcPr>
                  <w:tcW w:w="4023" w:type="dxa"/>
                  <w:tcBorders>
                    <w:bottom w:val="single" w:color="000000" w:sz="6" w:space="0"/>
                  </w:tcBorders>
                  <w:vAlign w:val="bottom"/>
                </w:tcPr>
                <w:p w14:paraId="7DB2B2BD" wp14:textId="77777777">
                  <w:pPr>
                    <w:pStyle w:val="Compact"/>
                    <w:spacing w:before="36" w:after="36"/>
                    <w:jc w:val="center"/>
                    <w:rPr/>
                  </w:pPr>
                  <w:r>
                    <w:rPr/>
                    <w:t>Enfant(s)</w:t>
                  </w:r>
                </w:p>
              </w:tc>
              <w:tc>
                <w:tcPr>
                  <w:tcW w:w="2561" w:type="dxa"/>
                  <w:tcBorders>
                    <w:bottom w:val="single" w:color="000000" w:sz="6" w:space="0"/>
                  </w:tcBorders>
                  <w:vAlign w:val="bottom"/>
                </w:tcPr>
                <w:p w14:paraId="45102AE0" wp14:textId="77777777">
                  <w:pPr>
                    <w:pStyle w:val="Compact"/>
                    <w:spacing w:before="36" w:after="36"/>
                    <w:jc w:val="center"/>
                    <w:rPr/>
                  </w:pPr>
                  <w:r>
                    <w:rPr/>
                    <w:t>Justification</w:t>
                  </w:r>
                </w:p>
              </w:tc>
            </w:tr>
            <w:tr w14:paraId="012CBCAA" wp14:textId="77777777">
              <w:trPr/>
              <w:tc>
                <w:tcPr>
                  <w:tcW w:w="2560" w:type="dxa"/>
                  <w:tcBorders/>
                </w:tcPr>
                <w:p w14:paraId="629C3277" wp14:textId="77777777">
                  <w:pPr>
                    <w:pStyle w:val="Compact"/>
                    <w:spacing w:before="36" w:after="36"/>
                    <w:jc w:val="center"/>
                    <w:rPr/>
                  </w:pPr>
                  <w:r>
                    <w:rPr/>
                    <w:t>US7.1 — Définir des seuils</w:t>
                  </w:r>
                </w:p>
              </w:tc>
              <w:tc>
                <w:tcPr>
                  <w:tcW w:w="4023" w:type="dxa"/>
                  <w:tcBorders/>
                </w:tcPr>
                <w:p w14:paraId="766382EF" wp14:textId="77777777">
                  <w:pPr>
                    <w:pStyle w:val="Compact"/>
                    <w:spacing w:before="36" w:after="36"/>
                    <w:jc w:val="center"/>
                    <w:rPr/>
                  </w:pPr>
                  <w:r>
                    <w:rPr/>
                    <w:t>US7.2 — Détecter dépassement ; US7.4 — Détecter et alerter sur un changement significatif</w:t>
                  </w:r>
                </w:p>
              </w:tc>
              <w:tc>
                <w:tcPr>
                  <w:tcW w:w="2561" w:type="dxa"/>
                  <w:tcBorders/>
                </w:tcPr>
                <w:p w14:paraId="6824FDB2" wp14:textId="77777777">
                  <w:pPr>
                    <w:pStyle w:val="Compact"/>
                    <w:spacing w:before="36" w:after="36"/>
                    <w:jc w:val="center"/>
                    <w:rPr/>
                  </w:pPr>
                  <w:r>
                    <w:rPr/>
                    <w:t>On ne peut détecter un dépassement qu’à partir de seuils définis.</w:t>
                  </w:r>
                </w:p>
              </w:tc>
            </w:tr>
            <w:tr w14:paraId="04F6E6BF" wp14:textId="77777777">
              <w:trPr/>
              <w:tc>
                <w:tcPr>
                  <w:tcW w:w="2560" w:type="dxa"/>
                  <w:tcBorders/>
                </w:tcPr>
                <w:p w14:paraId="39B8F51E" wp14:textId="77777777">
                  <w:pPr>
                    <w:pStyle w:val="Compact"/>
                    <w:spacing w:before="36" w:after="36"/>
                    <w:jc w:val="center"/>
                    <w:rPr/>
                  </w:pPr>
                  <w:r>
                    <w:rPr/>
                    <w:t>US7.3 — Identifier tendances</w:t>
                  </w:r>
                </w:p>
              </w:tc>
              <w:tc>
                <w:tcPr>
                  <w:tcW w:w="4023" w:type="dxa"/>
                  <w:tcBorders/>
                </w:tcPr>
                <w:p w14:paraId="187B0AA0" wp14:textId="77777777">
                  <w:pPr>
                    <w:pStyle w:val="Compact"/>
                    <w:spacing w:before="36" w:after="36"/>
                    <w:jc w:val="center"/>
                    <w:rPr/>
                  </w:pPr>
                  <w:r>
                    <w:rPr/>
                    <w:t>US7.4 — Détecter et alerter sur un changement significatif</w:t>
                  </w:r>
                </w:p>
              </w:tc>
              <w:tc>
                <w:tcPr>
                  <w:tcW w:w="2561" w:type="dxa"/>
                  <w:tcBorders/>
                </w:tcPr>
                <w:p w14:paraId="46CF5B14" wp14:textId="77777777">
                  <w:pPr>
                    <w:pStyle w:val="Compact"/>
                    <w:spacing w:before="36" w:after="36"/>
                    <w:jc w:val="center"/>
                    <w:rPr/>
                  </w:pPr>
                  <w:r>
                    <w:rPr/>
                    <w:t>La détection d’un changement significatif s’appuie sur les tendances issues des séries historisées.</w:t>
                  </w:r>
                  <w:bookmarkStart w:name="tbl-epic-7" w:id="127"/>
                  <w:bookmarkEnd w:id="127"/>
                </w:p>
              </w:tc>
            </w:tr>
          </w:tbl>
          <w:p w14:paraId="3461D779" wp14:textId="77777777">
            <w:pPr>
              <w:pStyle w:val="Normal"/>
              <w:spacing w:before="0" w:after="200"/>
              <w:jc w:val="left"/>
              <w:rPr>
                <w:sz w:val="24"/>
              </w:rPr>
            </w:pPr>
            <w:r>
              <w:rPr>
                <w:sz w:val="24"/>
              </w:rPr>
            </w:r>
          </w:p>
        </w:tc>
      </w:tr>
    </w:tbl>
    <w:p xmlns:wp14="http://schemas.microsoft.com/office/word/2010/wordml" w14:paraId="3A189F3D" wp14:textId="77777777">
      <w:pPr>
        <w:pStyle w:val="Normal"/>
        <w:rPr/>
      </w:pPr>
      <w:r>
        <w:rPr/>
        <mc:AlternateContent>
          <mc:Choice Requires="wps">
            <w:drawing>
              <wp:inline xmlns:wp14="http://schemas.microsoft.com/office/word/2010/wordprocessingDrawing" distT="0" distB="0" distL="0" distR="0" wp14:anchorId="073906D4" wp14:editId="7777777">
                <wp:extent cx="635"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w14:anchorId="0126FCE0">
              <v:rect id="shape_0" style="position:absolute;margin-left:0pt;margin-top:-1.55pt;width:0pt;height:1.45pt;mso-wrap-style:none;v-text-anchor:middle;mso-position-horizontal:center;mso-position-vertical:top" o:allowincell="f" fillcolor="white" stroked="t">
                <v:fill type="solid" color2="black" o:detectmouseclick="t"/>
                <v:stroke color="black" joinstyle="round" endcap="flat"/>
                <w10:wrap type="topAndBottom"/>
              </v:rect>
            </w:pict>
          </mc:Fallback>
        </mc:AlternateContent>
      </w:r>
      <w:bookmarkEnd w:id="126"/>
    </w:p>
    <w:p xmlns:wp14="http://schemas.microsoft.com/office/word/2010/wordml" w14:paraId="64207C20" wp14:textId="77777777">
      <w:pPr>
        <w:pStyle w:val="Heading2"/>
        <w:rPr/>
      </w:pPr>
      <w:bookmarkStart w:name="__RefHeading___Toc6595_4257709489" w:id="128"/>
      <w:bookmarkStart w:name="epic-8-export-diffusion" w:id="129"/>
      <w:bookmarkEnd w:id="128"/>
      <w:r>
        <w:rPr/>
        <w:t>22 EPIC 8 — Export &amp; diffusion</w:t>
      </w:r>
    </w:p>
    <w:tbl>
      <w:tblPr>
        <w:tblStyle w:val="Table"/>
        <w:tblW w:w="5000" w:type="pct"/>
        <w:jc w:val="left"/>
        <w:tblInd w:w="108" w:type="dxa"/>
        <w:tblLayout w:type="fixed"/>
        <w:tblCellMar>
          <w:top w:w="0" w:type="dxa"/>
          <w:left w:w="108" w:type="dxa"/>
          <w:bottom w:w="0" w:type="dxa"/>
          <w:right w:w="108" w:type="dxa"/>
        </w:tblCellMar>
        <w:tblLook w:val="0000" w:firstRow="0" w:lastRow="0" w:firstColumn="0" w:lastColumn="0" w:noHBand="0" w:noVBand="0"/>
      </w:tblPr>
      <w:tblGrid>
        <w:gridCol w:w="9360"/>
      </w:tblGrid>
      <w:tr xmlns:wp14="http://schemas.microsoft.com/office/word/2010/wordml" w14:paraId="42138B11" wp14:textId="77777777">
        <w:trPr/>
        <w:tc>
          <w:tcPr>
            <w:tcW w:w="9360" w:type="dxa"/>
            <w:tcBorders/>
          </w:tcPr>
          <w:p w14:paraId="51EED612" wp14:textId="77777777">
            <w:pPr>
              <w:pStyle w:val="ImageCaption"/>
              <w:spacing w:before="200" w:after="120"/>
              <w:jc w:val="left"/>
              <w:rPr/>
            </w:pPr>
            <w:r>
              <w:rPr/>
              <w:t>Table 10: EPIC 8 — arêtes parent/enfant</w:t>
            </w:r>
          </w:p>
          <w:tbl>
            <w:tblPr>
              <w:tblStyle w:val="Table"/>
              <w:tblW w:w="5000" w:type="pct"/>
              <w:jc w:val="left"/>
              <w:tblInd w:w="0" w:type="dxa"/>
              <w:tblLayout w:type="fixed"/>
              <w:tblCellMar>
                <w:top w:w="0" w:type="dxa"/>
                <w:left w:w="108" w:type="dxa"/>
                <w:bottom w:w="0" w:type="dxa"/>
                <w:right w:w="108" w:type="dxa"/>
              </w:tblCellMar>
              <w:tblLook w:val="0020" w:firstRow="1" w:lastRow="0" w:firstColumn="0" w:lastColumn="0" w:noHBand="0" w:noVBand="0"/>
            </w:tblPr>
            <w:tblGrid>
              <w:gridCol w:w="2560"/>
              <w:gridCol w:w="4023"/>
              <w:gridCol w:w="2561"/>
            </w:tblGrid>
            <w:tr w14:paraId="0740B522" wp14:textId="77777777">
              <w:trPr>
                <w:tblHeader w:val="true"/>
              </w:trPr>
              <w:tc>
                <w:tcPr>
                  <w:tcW w:w="2560" w:type="dxa"/>
                  <w:tcBorders>
                    <w:bottom w:val="single" w:color="000000" w:sz="6" w:space="0"/>
                  </w:tcBorders>
                  <w:vAlign w:val="bottom"/>
                </w:tcPr>
                <w:p w14:paraId="7AEDADC2" wp14:textId="77777777">
                  <w:pPr>
                    <w:pStyle w:val="Compact"/>
                    <w:spacing w:before="36" w:after="36"/>
                    <w:jc w:val="center"/>
                    <w:rPr/>
                  </w:pPr>
                  <w:r>
                    <w:rPr/>
                    <w:t>Parent</w:t>
                  </w:r>
                </w:p>
              </w:tc>
              <w:tc>
                <w:tcPr>
                  <w:tcW w:w="4023" w:type="dxa"/>
                  <w:tcBorders>
                    <w:bottom w:val="single" w:color="000000" w:sz="6" w:space="0"/>
                  </w:tcBorders>
                  <w:vAlign w:val="bottom"/>
                </w:tcPr>
                <w:p w14:paraId="438C41A8" wp14:textId="77777777">
                  <w:pPr>
                    <w:pStyle w:val="Compact"/>
                    <w:spacing w:before="36" w:after="36"/>
                    <w:jc w:val="center"/>
                    <w:rPr/>
                  </w:pPr>
                  <w:r>
                    <w:rPr/>
                    <w:t>Enfant(s)</w:t>
                  </w:r>
                </w:p>
              </w:tc>
              <w:tc>
                <w:tcPr>
                  <w:tcW w:w="2561" w:type="dxa"/>
                  <w:tcBorders>
                    <w:bottom w:val="single" w:color="000000" w:sz="6" w:space="0"/>
                  </w:tcBorders>
                  <w:vAlign w:val="bottom"/>
                </w:tcPr>
                <w:p w14:paraId="1CD13354" wp14:textId="77777777">
                  <w:pPr>
                    <w:pStyle w:val="Compact"/>
                    <w:spacing w:before="36" w:after="36"/>
                    <w:jc w:val="center"/>
                    <w:rPr/>
                  </w:pPr>
                  <w:r>
                    <w:rPr/>
                    <w:t>Justification</w:t>
                  </w:r>
                </w:p>
              </w:tc>
            </w:tr>
            <w:tr w14:paraId="700C15C0" wp14:textId="77777777">
              <w:trPr/>
              <w:tc>
                <w:tcPr>
                  <w:tcW w:w="2560" w:type="dxa"/>
                  <w:tcBorders/>
                </w:tcPr>
                <w:p w14:paraId="49ED7F5E" wp14:textId="77777777">
                  <w:pPr>
                    <w:pStyle w:val="Compact"/>
                    <w:spacing w:before="36" w:after="36"/>
                    <w:jc w:val="center"/>
                    <w:rPr/>
                  </w:pPr>
                  <w:r>
                    <w:rPr/>
                    <w:t>US8.5 — API</w:t>
                  </w:r>
                </w:p>
              </w:tc>
              <w:tc>
                <w:tcPr>
                  <w:tcW w:w="4023" w:type="dxa"/>
                  <w:tcBorders/>
                </w:tcPr>
                <w:p w14:paraId="6D41AC29" wp14:textId="77777777">
                  <w:pPr>
                    <w:pStyle w:val="Compact"/>
                    <w:spacing w:before="36" w:after="36"/>
                    <w:jc w:val="center"/>
                    <w:rPr/>
                  </w:pPr>
                  <w:r>
                    <w:rPr/>
                    <w:t>US9.4 — Restreindre accès fin</w:t>
                  </w:r>
                </w:p>
              </w:tc>
              <w:tc>
                <w:tcPr>
                  <w:tcW w:w="2561" w:type="dxa"/>
                  <w:tcBorders/>
                </w:tcPr>
                <w:p w14:paraId="1E20BF31" wp14:textId="77777777">
                  <w:pPr>
                    <w:pStyle w:val="Compact"/>
                    <w:spacing w:before="36" w:after="36"/>
                    <w:jc w:val="center"/>
                    <w:rPr/>
                  </w:pPr>
                  <w:r>
                    <w:rPr/>
                    <w:t>L’API doit filtrer les données selon les habilitations.</w:t>
                  </w:r>
                  <w:bookmarkStart w:name="tbl-epic-8" w:id="130"/>
                  <w:bookmarkEnd w:id="130"/>
                </w:p>
              </w:tc>
            </w:tr>
          </w:tbl>
          <w:p w14:paraId="3CF2D8B6" wp14:textId="77777777">
            <w:pPr>
              <w:pStyle w:val="Normal"/>
              <w:spacing w:before="0" w:after="200"/>
              <w:jc w:val="left"/>
              <w:rPr>
                <w:sz w:val="24"/>
              </w:rPr>
            </w:pPr>
            <w:r>
              <w:rPr>
                <w:sz w:val="24"/>
              </w:rPr>
            </w:r>
          </w:p>
        </w:tc>
      </w:tr>
    </w:tbl>
    <w:p xmlns:wp14="http://schemas.microsoft.com/office/word/2010/wordml" w14:paraId="314F4BF6" wp14:textId="77777777">
      <w:pPr>
        <w:pStyle w:val="Normal"/>
        <w:rPr/>
      </w:pPr>
      <w:r>
        <w:rPr/>
        <mc:AlternateContent>
          <mc:Choice Requires="wps">
            <w:drawing>
              <wp:inline xmlns:wp14="http://schemas.microsoft.com/office/word/2010/wordprocessingDrawing" distT="0" distB="0" distL="0" distR="0" wp14:anchorId="6A0D4660" wp14:editId="7777777">
                <wp:extent cx="635"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w14:anchorId="7E22EB1D">
              <v:rect id="shape_0" style="position:absolute;margin-left:0pt;margin-top:-1.55pt;width:0pt;height:1.45pt;mso-wrap-style:none;v-text-anchor:middle;mso-position-horizontal:center;mso-position-vertical:top" o:allowincell="f" fillcolor="white" stroked="t">
                <v:fill type="solid" color2="black" o:detectmouseclick="t"/>
                <v:stroke color="black" joinstyle="round" endcap="flat"/>
                <w10:wrap type="topAndBottom"/>
              </v:rect>
            </w:pict>
          </mc:Fallback>
        </mc:AlternateContent>
      </w:r>
      <w:bookmarkEnd w:id="129"/>
    </w:p>
    <w:p xmlns:wp14="http://schemas.microsoft.com/office/word/2010/wordml" w14:paraId="77A11D8D" wp14:textId="77777777">
      <w:pPr>
        <w:pStyle w:val="Heading2"/>
        <w:rPr/>
      </w:pPr>
      <w:bookmarkStart w:name="__RefHeading___Toc6597_4257709489" w:id="131"/>
      <w:bookmarkStart w:name="epic-9-gestion-des-utilisateurs" w:id="132"/>
      <w:bookmarkEnd w:id="131"/>
      <w:r>
        <w:rPr/>
        <w:t>23 EPIC 9 — Gestion des utilisateurs</w:t>
      </w:r>
    </w:p>
    <w:tbl>
      <w:tblPr>
        <w:tblStyle w:val="Table"/>
        <w:tblW w:w="5000" w:type="pct"/>
        <w:jc w:val="left"/>
        <w:tblInd w:w="108" w:type="dxa"/>
        <w:tblLayout w:type="fixed"/>
        <w:tblCellMar>
          <w:top w:w="0" w:type="dxa"/>
          <w:left w:w="108" w:type="dxa"/>
          <w:bottom w:w="0" w:type="dxa"/>
          <w:right w:w="108" w:type="dxa"/>
        </w:tblCellMar>
        <w:tblLook w:val="0000" w:firstRow="0" w:lastRow="0" w:firstColumn="0" w:lastColumn="0" w:noHBand="0" w:noVBand="0"/>
      </w:tblPr>
      <w:tblGrid>
        <w:gridCol w:w="9360"/>
      </w:tblGrid>
      <w:tr xmlns:wp14="http://schemas.microsoft.com/office/word/2010/wordml" w14:paraId="56EB089E" wp14:textId="77777777">
        <w:trPr/>
        <w:tc>
          <w:tcPr>
            <w:tcW w:w="9360" w:type="dxa"/>
            <w:tcBorders/>
          </w:tcPr>
          <w:p w14:paraId="5E05E5B1" wp14:textId="77777777">
            <w:pPr>
              <w:pStyle w:val="ImageCaption"/>
              <w:spacing w:before="200" w:after="120"/>
              <w:jc w:val="left"/>
              <w:rPr/>
            </w:pPr>
            <w:r>
              <w:rPr/>
              <w:t>Table 11: EPIC 9 — arêtes parent/enfant</w:t>
            </w:r>
          </w:p>
          <w:tbl>
            <w:tblPr>
              <w:tblStyle w:val="Table"/>
              <w:tblW w:w="5000" w:type="pct"/>
              <w:jc w:val="left"/>
              <w:tblInd w:w="0" w:type="dxa"/>
              <w:tblLayout w:type="fixed"/>
              <w:tblCellMar>
                <w:top w:w="0" w:type="dxa"/>
                <w:left w:w="108" w:type="dxa"/>
                <w:bottom w:w="0" w:type="dxa"/>
                <w:right w:w="108" w:type="dxa"/>
              </w:tblCellMar>
              <w:tblLook w:val="0020" w:firstRow="1" w:lastRow="0" w:firstColumn="0" w:lastColumn="0" w:noHBand="0" w:noVBand="0"/>
            </w:tblPr>
            <w:tblGrid>
              <w:gridCol w:w="2560"/>
              <w:gridCol w:w="4023"/>
              <w:gridCol w:w="2561"/>
            </w:tblGrid>
            <w:tr w14:paraId="3516BD08" wp14:textId="77777777">
              <w:trPr>
                <w:tblHeader w:val="true"/>
              </w:trPr>
              <w:tc>
                <w:tcPr>
                  <w:tcW w:w="2560" w:type="dxa"/>
                  <w:tcBorders>
                    <w:bottom w:val="single" w:color="000000" w:sz="6" w:space="0"/>
                  </w:tcBorders>
                  <w:vAlign w:val="bottom"/>
                </w:tcPr>
                <w:p w14:paraId="02B554ED" wp14:textId="77777777">
                  <w:pPr>
                    <w:pStyle w:val="Compact"/>
                    <w:spacing w:before="36" w:after="36"/>
                    <w:jc w:val="center"/>
                    <w:rPr/>
                  </w:pPr>
                  <w:r>
                    <w:rPr/>
                    <w:t>Parent</w:t>
                  </w:r>
                </w:p>
              </w:tc>
              <w:tc>
                <w:tcPr>
                  <w:tcW w:w="4023" w:type="dxa"/>
                  <w:tcBorders>
                    <w:bottom w:val="single" w:color="000000" w:sz="6" w:space="0"/>
                  </w:tcBorders>
                  <w:vAlign w:val="bottom"/>
                </w:tcPr>
                <w:p w14:paraId="3F2770A1" wp14:textId="77777777">
                  <w:pPr>
                    <w:pStyle w:val="Compact"/>
                    <w:spacing w:before="36" w:after="36"/>
                    <w:jc w:val="center"/>
                    <w:rPr/>
                  </w:pPr>
                  <w:r>
                    <w:rPr/>
                    <w:t>Enfant(s)</w:t>
                  </w:r>
                </w:p>
              </w:tc>
              <w:tc>
                <w:tcPr>
                  <w:tcW w:w="2561" w:type="dxa"/>
                  <w:tcBorders>
                    <w:bottom w:val="single" w:color="000000" w:sz="6" w:space="0"/>
                  </w:tcBorders>
                  <w:vAlign w:val="bottom"/>
                </w:tcPr>
                <w:p w14:paraId="08C0C4F5" wp14:textId="77777777">
                  <w:pPr>
                    <w:pStyle w:val="Compact"/>
                    <w:spacing w:before="36" w:after="36"/>
                    <w:jc w:val="center"/>
                    <w:rPr/>
                  </w:pPr>
                  <w:r>
                    <w:rPr/>
                    <w:t>Justification</w:t>
                  </w:r>
                </w:p>
              </w:tc>
            </w:tr>
            <w:tr w14:paraId="27FF7F8A" wp14:textId="77777777">
              <w:trPr/>
              <w:tc>
                <w:tcPr>
                  <w:tcW w:w="2560" w:type="dxa"/>
                  <w:tcBorders/>
                </w:tcPr>
                <w:p w14:paraId="78CF1518" wp14:textId="77777777">
                  <w:pPr>
                    <w:pStyle w:val="Compact"/>
                    <w:spacing w:before="36" w:after="36"/>
                    <w:jc w:val="center"/>
                    <w:rPr/>
                  </w:pPr>
                  <w:r>
                    <w:rPr/>
                    <w:t>US9.2 — Authentification</w:t>
                  </w:r>
                </w:p>
              </w:tc>
              <w:tc>
                <w:tcPr>
                  <w:tcW w:w="4023" w:type="dxa"/>
                  <w:tcBorders/>
                </w:tcPr>
                <w:p w14:paraId="3592EAF9" wp14:textId="77777777">
                  <w:pPr>
                    <w:pStyle w:val="Compact"/>
                    <w:spacing w:before="36" w:after="36"/>
                    <w:jc w:val="center"/>
                    <w:rPr/>
                  </w:pPr>
                  <w:r>
                    <w:rPr/>
                    <w:t>US9.1 — Créer compte ; US9.3 — Rôles simples ; US9.5 — Adapter interface ; US9.6 — Suivre connexions</w:t>
                  </w:r>
                </w:p>
              </w:tc>
              <w:tc>
                <w:tcPr>
                  <w:tcW w:w="2561" w:type="dxa"/>
                  <w:tcBorders/>
                </w:tcPr>
                <w:p w14:paraId="414CE97A" wp14:textId="77777777">
                  <w:pPr>
                    <w:pStyle w:val="Compact"/>
                    <w:spacing w:before="36" w:after="36"/>
                    <w:jc w:val="center"/>
                    <w:rPr/>
                  </w:pPr>
                  <w:r>
                    <w:rPr/>
                    <w:t>L’authentification est le préalable à la gestion des rôles, comptes et sessions.</w:t>
                  </w:r>
                </w:p>
              </w:tc>
            </w:tr>
            <w:tr w14:paraId="42792DCF" wp14:textId="77777777">
              <w:trPr/>
              <w:tc>
                <w:tcPr>
                  <w:tcW w:w="2560" w:type="dxa"/>
                  <w:tcBorders/>
                </w:tcPr>
                <w:p w14:paraId="064E9E6B" wp14:textId="77777777">
                  <w:pPr>
                    <w:pStyle w:val="Compact"/>
                    <w:spacing w:before="36" w:after="36"/>
                    <w:jc w:val="center"/>
                    <w:rPr/>
                  </w:pPr>
                  <w:r>
                    <w:rPr/>
                    <w:t>US9.3 — Rôles simples</w:t>
                  </w:r>
                </w:p>
              </w:tc>
              <w:tc>
                <w:tcPr>
                  <w:tcW w:w="4023" w:type="dxa"/>
                  <w:tcBorders/>
                </w:tcPr>
                <w:p w14:paraId="5BEF7C97" wp14:textId="77777777">
                  <w:pPr>
                    <w:pStyle w:val="Compact"/>
                    <w:spacing w:before="36" w:after="36"/>
                    <w:jc w:val="center"/>
                    <w:rPr/>
                  </w:pPr>
                  <w:r>
                    <w:rPr/>
                    <w:t>US9.4 — Restreindre accès fin ; US9.5 — Adapter interface</w:t>
                  </w:r>
                </w:p>
              </w:tc>
              <w:tc>
                <w:tcPr>
                  <w:tcW w:w="2561" w:type="dxa"/>
                  <w:tcBorders/>
                </w:tcPr>
                <w:p w14:paraId="22DF57A3" wp14:textId="77777777">
                  <w:pPr>
                    <w:pStyle w:val="Compact"/>
                    <w:spacing w:before="36" w:after="36"/>
                    <w:jc w:val="center"/>
                    <w:rPr/>
                  </w:pPr>
                  <w:r>
                    <w:rPr/>
                    <w:t>Les rôles permettent de granuler les droits et d’adapter l’interface.</w:t>
                  </w:r>
                  <w:bookmarkStart w:name="tbl-epic-9" w:id="133"/>
                  <w:bookmarkEnd w:id="133"/>
                </w:p>
              </w:tc>
            </w:tr>
          </w:tbl>
          <w:p w14:paraId="0FB78278" wp14:textId="77777777">
            <w:pPr>
              <w:pStyle w:val="Normal"/>
              <w:spacing w:before="0" w:after="200"/>
              <w:jc w:val="left"/>
              <w:rPr>
                <w:sz w:val="24"/>
              </w:rPr>
            </w:pPr>
            <w:r>
              <w:rPr>
                <w:sz w:val="24"/>
              </w:rPr>
            </w:r>
          </w:p>
        </w:tc>
      </w:tr>
    </w:tbl>
    <w:p xmlns:wp14="http://schemas.microsoft.com/office/word/2010/wordml" w14:paraId="557FB43A" wp14:textId="77777777">
      <w:pPr>
        <w:pStyle w:val="Normal"/>
        <w:rPr/>
      </w:pPr>
      <w:r>
        <w:rPr/>
        <mc:AlternateContent>
          <mc:Choice Requires="wps">
            <w:drawing>
              <wp:inline xmlns:wp14="http://schemas.microsoft.com/office/word/2010/wordprocessingDrawing" distT="0" distB="0" distL="0" distR="0" wp14:anchorId="11080AE2" wp14:editId="7777777">
                <wp:extent cx="635"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w14:anchorId="38EFA745">
              <v:rect id="shape_0" style="position:absolute;margin-left:0pt;margin-top:-1.55pt;width:0pt;height:1.45pt;mso-wrap-style:none;v-text-anchor:middle;mso-position-horizontal:center;mso-position-vertical:top" o:allowincell="f" fillcolor="white" stroked="t">
                <v:fill type="solid" color2="black" o:detectmouseclick="t"/>
                <v:stroke color="black" joinstyle="round" endcap="flat"/>
                <w10:wrap type="topAndBottom"/>
              </v:rect>
            </w:pict>
          </mc:Fallback>
        </mc:AlternateContent>
      </w:r>
      <w:bookmarkEnd w:id="132"/>
    </w:p>
    <w:p xmlns:wp14="http://schemas.microsoft.com/office/word/2010/wordml" w14:paraId="7D45FDC7" wp14:textId="77777777">
      <w:pPr>
        <w:pStyle w:val="Heading2"/>
        <w:rPr/>
      </w:pPr>
      <w:bookmarkStart w:name="__RefHeading___Toc6599_4257709489" w:id="134"/>
      <w:bookmarkStart w:name="epic-10-traçabilité-1" w:id="135"/>
      <w:bookmarkEnd w:id="134"/>
      <w:r>
        <w:rPr/>
        <w:t>24 EPIC 10 — Traçabilité</w:t>
      </w:r>
    </w:p>
    <w:tbl>
      <w:tblPr>
        <w:tblStyle w:val="Table"/>
        <w:tblW w:w="5000" w:type="pct"/>
        <w:jc w:val="left"/>
        <w:tblInd w:w="108" w:type="dxa"/>
        <w:tblLayout w:type="fixed"/>
        <w:tblCellMar>
          <w:top w:w="0" w:type="dxa"/>
          <w:left w:w="108" w:type="dxa"/>
          <w:bottom w:w="0" w:type="dxa"/>
          <w:right w:w="108" w:type="dxa"/>
        </w:tblCellMar>
        <w:tblLook w:val="0000" w:firstRow="0" w:lastRow="0" w:firstColumn="0" w:lastColumn="0" w:noHBand="0" w:noVBand="0"/>
      </w:tblPr>
      <w:tblGrid>
        <w:gridCol w:w="9360"/>
      </w:tblGrid>
      <w:tr xmlns:wp14="http://schemas.microsoft.com/office/word/2010/wordml" w14:paraId="1809C976" wp14:textId="77777777">
        <w:trPr/>
        <w:tc>
          <w:tcPr>
            <w:tcW w:w="9360" w:type="dxa"/>
            <w:tcBorders/>
          </w:tcPr>
          <w:p w14:paraId="7E48B8E3" wp14:textId="77777777">
            <w:pPr>
              <w:pStyle w:val="ImageCaption"/>
              <w:spacing w:before="200" w:after="120"/>
              <w:jc w:val="left"/>
              <w:rPr/>
            </w:pPr>
            <w:r>
              <w:rPr/>
              <w:t>Table 12: EPIC 10 — arêtes parent/enfant</w:t>
            </w:r>
          </w:p>
          <w:tbl>
            <w:tblPr>
              <w:tblStyle w:val="Table"/>
              <w:tblW w:w="5000" w:type="pct"/>
              <w:jc w:val="left"/>
              <w:tblInd w:w="0" w:type="dxa"/>
              <w:tblLayout w:type="fixed"/>
              <w:tblCellMar>
                <w:top w:w="0" w:type="dxa"/>
                <w:left w:w="108" w:type="dxa"/>
                <w:bottom w:w="0" w:type="dxa"/>
                <w:right w:w="108" w:type="dxa"/>
              </w:tblCellMar>
              <w:tblLook w:val="0020" w:firstRow="1" w:lastRow="0" w:firstColumn="0" w:lastColumn="0" w:noHBand="0" w:noVBand="0"/>
            </w:tblPr>
            <w:tblGrid>
              <w:gridCol w:w="2560"/>
              <w:gridCol w:w="4023"/>
              <w:gridCol w:w="2561"/>
            </w:tblGrid>
            <w:tr w14:paraId="267CFD3F" wp14:textId="77777777">
              <w:trPr>
                <w:tblHeader w:val="true"/>
              </w:trPr>
              <w:tc>
                <w:tcPr>
                  <w:tcW w:w="2560" w:type="dxa"/>
                  <w:tcBorders>
                    <w:bottom w:val="single" w:color="000000" w:sz="6" w:space="0"/>
                  </w:tcBorders>
                  <w:vAlign w:val="bottom"/>
                </w:tcPr>
                <w:p w14:paraId="5C083F8E" wp14:textId="77777777">
                  <w:pPr>
                    <w:pStyle w:val="Compact"/>
                    <w:spacing w:before="36" w:after="36"/>
                    <w:jc w:val="center"/>
                    <w:rPr/>
                  </w:pPr>
                  <w:r>
                    <w:rPr/>
                    <w:t>Parent</w:t>
                  </w:r>
                </w:p>
              </w:tc>
              <w:tc>
                <w:tcPr>
                  <w:tcW w:w="4023" w:type="dxa"/>
                  <w:tcBorders>
                    <w:bottom w:val="single" w:color="000000" w:sz="6" w:space="0"/>
                  </w:tcBorders>
                  <w:vAlign w:val="bottom"/>
                </w:tcPr>
                <w:p w14:paraId="7670C335" wp14:textId="77777777">
                  <w:pPr>
                    <w:pStyle w:val="Compact"/>
                    <w:spacing w:before="36" w:after="36"/>
                    <w:jc w:val="center"/>
                    <w:rPr/>
                  </w:pPr>
                  <w:r>
                    <w:rPr/>
                    <w:t>Enfant(s)</w:t>
                  </w:r>
                </w:p>
              </w:tc>
              <w:tc>
                <w:tcPr>
                  <w:tcW w:w="2561" w:type="dxa"/>
                  <w:tcBorders>
                    <w:bottom w:val="single" w:color="000000" w:sz="6" w:space="0"/>
                  </w:tcBorders>
                  <w:vAlign w:val="bottom"/>
                </w:tcPr>
                <w:p w14:paraId="54EF1C62" wp14:textId="77777777">
                  <w:pPr>
                    <w:pStyle w:val="Compact"/>
                    <w:spacing w:before="36" w:after="36"/>
                    <w:jc w:val="center"/>
                    <w:rPr/>
                  </w:pPr>
                  <w:r>
                    <w:rPr/>
                    <w:t>Justification</w:t>
                  </w:r>
                </w:p>
              </w:tc>
            </w:tr>
            <w:tr w14:paraId="076E2E7F" wp14:textId="77777777">
              <w:trPr/>
              <w:tc>
                <w:tcPr>
                  <w:tcW w:w="2560" w:type="dxa"/>
                  <w:tcBorders/>
                </w:tcPr>
                <w:p w14:paraId="579C71B3" wp14:textId="77777777">
                  <w:pPr>
                    <w:pStyle w:val="Compact"/>
                    <w:spacing w:before="36" w:after="36"/>
                    <w:jc w:val="center"/>
                    <w:rPr/>
                  </w:pPr>
                  <w:r>
                    <w:rPr/>
                    <w:t>US10.2 — Tracer calculs</w:t>
                  </w:r>
                </w:p>
              </w:tc>
              <w:tc>
                <w:tcPr>
                  <w:tcW w:w="4023" w:type="dxa"/>
                  <w:tcBorders/>
                </w:tcPr>
                <w:p w14:paraId="35808D72" wp14:textId="77777777">
                  <w:pPr>
                    <w:pStyle w:val="Compact"/>
                    <w:spacing w:before="36" w:after="36"/>
                    <w:jc w:val="center"/>
                    <w:rPr/>
                  </w:pPr>
                  <w:r>
                    <w:rPr/>
                    <w:t>US10.5 — Reconstituer calcul</w:t>
                  </w:r>
                </w:p>
              </w:tc>
              <w:tc>
                <w:tcPr>
                  <w:tcW w:w="2561" w:type="dxa"/>
                  <w:tcBorders/>
                </w:tcPr>
                <w:p w14:paraId="3AD8A92C" wp14:textId="77777777">
                  <w:pPr>
                    <w:pStyle w:val="Compact"/>
                    <w:spacing w:before="36" w:after="36"/>
                    <w:jc w:val="center"/>
                    <w:rPr/>
                  </w:pPr>
                  <w:r>
                    <w:rPr/>
                    <w:t>Reconstituer un résultat supposé qu’il ait été tracé à l’exécution.</w:t>
                  </w:r>
                  <w:bookmarkStart w:name="tbl-epic-10" w:id="136"/>
                  <w:bookmarkEnd w:id="136"/>
                </w:p>
              </w:tc>
            </w:tr>
          </w:tbl>
          <w:p w14:paraId="1FC39945" wp14:textId="77777777">
            <w:pPr>
              <w:pStyle w:val="Normal"/>
              <w:spacing w:before="0" w:after="200"/>
              <w:jc w:val="left"/>
              <w:rPr>
                <w:sz w:val="24"/>
              </w:rPr>
            </w:pPr>
            <w:r>
              <w:rPr>
                <w:sz w:val="24"/>
              </w:rPr>
            </w:r>
          </w:p>
        </w:tc>
      </w:tr>
    </w:tbl>
    <w:p xmlns:wp14="http://schemas.microsoft.com/office/word/2010/wordml" w14:paraId="6814D0C7" wp14:textId="77777777">
      <w:pPr>
        <w:pStyle w:val="Normal"/>
        <w:rPr/>
      </w:pPr>
      <w:r>
        <w:rPr/>
        <mc:AlternateContent>
          <mc:Choice Requires="wps">
            <w:drawing>
              <wp:inline xmlns:wp14="http://schemas.microsoft.com/office/word/2010/wordprocessingDrawing" distT="0" distB="0" distL="0" distR="0" wp14:anchorId="346E73B1" wp14:editId="7777777">
                <wp:extent cx="635"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w14:anchorId="48E46CF9">
              <v:rect id="shape_0" style="position:absolute;margin-left:0pt;margin-top:-1.55pt;width:0pt;height:1.45pt;mso-wrap-style:none;v-text-anchor:middle;mso-position-horizontal:center;mso-position-vertical:top" o:allowincell="f" fillcolor="white" stroked="t">
                <v:fill type="solid" color2="black" o:detectmouseclick="t"/>
                <v:stroke color="black" joinstyle="round" endcap="flat"/>
                <w10:wrap type="topAndBottom"/>
              </v:rect>
            </w:pict>
          </mc:Fallback>
        </mc:AlternateContent>
      </w:r>
    </w:p>
    <w:p xmlns:wp14="http://schemas.microsoft.com/office/word/2010/wordml" w14:paraId="0562CB0E" wp14:textId="77777777">
      <w:pPr>
        <w:pStyle w:val="Normal"/>
        <w:rPr/>
      </w:pPr>
      <w:r>
        <w:rPr/>
      </w:r>
      <w:bookmarkEnd w:id="135"/>
      <w:r>
        <w:br w:type="page"/>
      </w:r>
    </w:p>
    <w:p xmlns:wp14="http://schemas.microsoft.com/office/word/2010/wordml" w14:paraId="23595CF1" wp14:textId="77777777">
      <w:pPr>
        <w:pStyle w:val="Heading2"/>
        <w:spacing w:before="0" w:after="0"/>
        <w:rPr/>
      </w:pPr>
      <w:bookmarkStart w:name="__RefHeading___Toc6601_4257709489" w:id="137"/>
      <w:bookmarkStart w:name="sec-monitoring" w:id="138"/>
      <w:bookmarkEnd w:id="137"/>
      <w:r>
        <w:rPr/>
        <w:t>25 Monitoring, supervision et pilotage</w:t>
      </w:r>
    </w:p>
    <w:p xmlns:wp14="http://schemas.microsoft.com/office/word/2010/wordml" w14:paraId="1DB48E2A" wp14:textId="77777777">
      <w:pPr>
        <w:pStyle w:val="FirstParagraph"/>
        <w:rPr/>
      </w:pPr>
      <w:r>
        <w:rPr/>
        <w:t>Des besoins transverses de monitoring sont essentiels pour le bon fonctionnement du système, la fiabilité des données et la capacité à suivre les dynamiques géographiques dans le temps. Ces fonctions de monitoring reposent sur des mécanismes de suivi, d’alerte et d’analyse continue.</w:t>
      </w:r>
    </w:p>
    <w:p xmlns:wp14="http://schemas.microsoft.com/office/word/2010/wordml" w14:paraId="088790B3" wp14:textId="77777777">
      <w:pPr>
        <w:pStyle w:val="BodyText"/>
        <w:rPr/>
      </w:pPr>
      <w:r>
        <w:rPr/>
        <w:t>L’objectif est double : sécuriser techniquement et méthodologiquement le système, tout en fournissant aux administrateurs des outils de veille et de pilotage adaptés à leurs besoins.</w:t>
      </w:r>
    </w:p>
    <w:p xmlns:wp14="http://schemas.microsoft.com/office/word/2010/wordml" w14:paraId="0805F872" wp14:textId="77777777">
      <w:pPr>
        <w:pStyle w:val="Heading3"/>
        <w:rPr/>
      </w:pPr>
      <w:bookmarkStart w:name="monitoring-technique" w:id="139"/>
      <w:r>
        <w:rPr/>
        <w:t>25.1 Monitoring technique</w:t>
      </w:r>
    </w:p>
    <w:p xmlns:wp14="http://schemas.microsoft.com/office/word/2010/wordml" w14:paraId="24E013BB" wp14:textId="77777777">
      <w:pPr>
        <w:pStyle w:val="FirstParagraph"/>
        <w:rPr/>
      </w:pPr>
      <w:r>
        <w:rPr/>
        <w:t>Le système devra permettre de suivre le bon fonctionnement des traitements et des flux de données.</w:t>
      </w:r>
    </w:p>
    <w:p xmlns:wp14="http://schemas.microsoft.com/office/word/2010/wordml" w14:paraId="0F9AA51D" wp14:textId="77777777">
      <w:pPr>
        <w:pStyle w:val="BodyText"/>
        <w:rPr/>
      </w:pPr>
      <w:r>
        <w:rPr/>
        <w:t>Cela inclut notamment :</w:t>
      </w:r>
    </w:p>
    <w:p xmlns:wp14="http://schemas.microsoft.com/office/word/2010/wordml" w14:paraId="25B43F6F" wp14:textId="77777777">
      <w:pPr>
        <w:pStyle w:val="Compact"/>
        <w:numPr>
          <w:ilvl w:val="0"/>
          <w:numId w:val="1"/>
        </w:numPr>
        <w:rPr/>
      </w:pPr>
      <w:r>
        <w:rPr/>
        <w:t>le suivi des processus d’import (sources, sortie, succès, échecs, volumétrie, date et durée) ;</w:t>
      </w:r>
    </w:p>
    <w:p xmlns:wp14="http://schemas.microsoft.com/office/word/2010/wordml" w14:paraId="113BD4C5" wp14:textId="77777777">
      <w:pPr>
        <w:pStyle w:val="Compact"/>
        <w:numPr>
          <w:ilvl w:val="0"/>
          <w:numId w:val="1"/>
        </w:numPr>
        <w:rPr/>
      </w:pPr>
      <w:r>
        <w:rPr/>
        <w:t>la surveillance des connexions aux sources de données (catalogues, API, bases interne/externe) ;</w:t>
      </w:r>
    </w:p>
    <w:p xmlns:wp14="http://schemas.microsoft.com/office/word/2010/wordml" w14:paraId="00CF19EA" wp14:textId="77777777">
      <w:pPr>
        <w:pStyle w:val="Compact"/>
        <w:numPr>
          <w:ilvl w:val="0"/>
          <w:numId w:val="1"/>
        </w:numPr>
        <w:rPr/>
      </w:pPr>
      <w:r>
        <w:rPr/>
        <w:t>le suivi des performances (helthcheck, temps de réponse, charge serveur, disponibilité) ;</w:t>
      </w:r>
    </w:p>
    <w:p xmlns:wp14="http://schemas.microsoft.com/office/word/2010/wordml" w14:paraId="3576A4A0" wp14:textId="77777777">
      <w:pPr>
        <w:pStyle w:val="Compact"/>
        <w:numPr>
          <w:ilvl w:val="0"/>
          <w:numId w:val="1"/>
        </w:numPr>
        <w:rPr/>
      </w:pPr>
      <w:r>
        <w:rPr/>
        <w:t>la gestion des erreurs et des journaux techniques.</w:t>
      </w:r>
    </w:p>
    <w:p xmlns:wp14="http://schemas.microsoft.com/office/word/2010/wordml" w14:paraId="19431254" wp14:textId="77777777">
      <w:pPr>
        <w:pStyle w:val="Compact"/>
        <w:numPr>
          <w:ilvl w:val="0"/>
          <w:numId w:val="1"/>
        </w:numPr>
        <w:rPr/>
      </w:pPr>
      <w:r>
        <w:rPr/>
        <w:t>des alertes et notifications en cas de dysfonctionnements ou d’anomalies.</w:t>
      </w:r>
    </w:p>
    <w:p xmlns:wp14="http://schemas.microsoft.com/office/word/2010/wordml" w14:paraId="1A962434" wp14:textId="77777777">
      <w:pPr>
        <w:pStyle w:val="FirstParagraph"/>
        <w:rPr/>
      </w:pPr>
      <w:r>
        <w:rPr/>
        <w:t>Ces éléments sont principalement destinés aux équipes techniques en charge de l’exploitation et de la maintenance du système.</w:t>
      </w:r>
      <w:bookmarkEnd w:id="139"/>
    </w:p>
    <w:p xmlns:wp14="http://schemas.microsoft.com/office/word/2010/wordml" w14:paraId="4D695880" wp14:textId="77777777">
      <w:pPr>
        <w:pStyle w:val="Heading3"/>
        <w:rPr/>
      </w:pPr>
      <w:bookmarkStart w:name="monitoring-de-la-qualité-des-données" w:id="140"/>
      <w:r>
        <w:rPr/>
        <w:t>25.2 Monitoring de la qualité des données</w:t>
      </w:r>
    </w:p>
    <w:p xmlns:wp14="http://schemas.microsoft.com/office/word/2010/wordml" w14:paraId="0BC4B106" wp14:textId="77777777">
      <w:pPr>
        <w:pStyle w:val="FirstParagraph"/>
        <w:rPr/>
      </w:pPr>
      <w:r>
        <w:rPr/>
        <w:t>HydroScope devra permettre de suivre en continu la qualité et la fraîcheur des données intégrées.</w:t>
      </w:r>
    </w:p>
    <w:p xmlns:wp14="http://schemas.microsoft.com/office/word/2010/wordml" w14:paraId="59DF0662" wp14:textId="77777777">
      <w:pPr>
        <w:pStyle w:val="BodyText"/>
        <w:rPr/>
      </w:pPr>
      <w:r>
        <w:rPr/>
        <w:t>Cela comprend :</w:t>
      </w:r>
    </w:p>
    <w:p xmlns:wp14="http://schemas.microsoft.com/office/word/2010/wordml" w14:paraId="6100A37A" wp14:textId="77777777">
      <w:pPr>
        <w:pStyle w:val="Compact"/>
        <w:numPr>
          <w:ilvl w:val="0"/>
          <w:numId w:val="1"/>
        </w:numPr>
        <w:rPr/>
      </w:pPr>
      <w:r>
        <w:rPr/>
        <w:t>la visualisation des dates de mise à jour des données ;</w:t>
      </w:r>
    </w:p>
    <w:p xmlns:wp14="http://schemas.microsoft.com/office/word/2010/wordml" w14:paraId="737AAE8B" wp14:textId="77777777">
      <w:pPr>
        <w:pStyle w:val="Compact"/>
        <w:numPr>
          <w:ilvl w:val="0"/>
          <w:numId w:val="1"/>
        </w:numPr>
        <w:rPr/>
      </w:pPr>
      <w:r>
        <w:rPr/>
        <w:t>le suivi de la complétude des jeux de données ;</w:t>
      </w:r>
    </w:p>
    <w:p xmlns:wp14="http://schemas.microsoft.com/office/word/2010/wordml" w14:paraId="3797CF9F" wp14:textId="77777777">
      <w:pPr>
        <w:pStyle w:val="Compact"/>
        <w:numPr>
          <w:ilvl w:val="0"/>
          <w:numId w:val="1"/>
        </w:numPr>
        <w:rPr/>
      </w:pPr>
      <w:r>
        <w:rPr/>
        <w:t>la détection d’anomalies (valeurs aberrantes, ruptures de séries, incohérences) ;</w:t>
      </w:r>
    </w:p>
    <w:p xmlns:wp14="http://schemas.microsoft.com/office/word/2010/wordml" w14:paraId="7C4FF59C" wp14:textId="77777777">
      <w:pPr>
        <w:pStyle w:val="Compact"/>
        <w:numPr>
          <w:ilvl w:val="0"/>
          <w:numId w:val="1"/>
        </w:numPr>
        <w:rPr/>
      </w:pPr>
      <w:r>
        <w:rPr/>
        <w:t>la qualification du niveau de fiabilité des données.</w:t>
      </w:r>
    </w:p>
    <w:p xmlns:wp14="http://schemas.microsoft.com/office/word/2010/wordml" w14:paraId="5757ABCA" wp14:textId="77777777">
      <w:pPr>
        <w:pStyle w:val="FirstParagraph"/>
        <w:rPr/>
      </w:pPr>
      <w:r>
        <w:rPr/>
        <w:t>Ces informations devront être accessibles aux utilisateurs afin d’éclairer l’interprétation des indicateurs.</w:t>
      </w:r>
      <w:bookmarkEnd w:id="140"/>
    </w:p>
    <w:p xmlns:wp14="http://schemas.microsoft.com/office/word/2010/wordml" w14:paraId="6AC89E1D" wp14:textId="77777777">
      <w:pPr>
        <w:pStyle w:val="Heading3"/>
        <w:rPr/>
      </w:pPr>
      <w:bookmarkStart w:name="monitoring-métier-et-environnemental" w:id="141"/>
      <w:r>
        <w:rPr/>
        <w:t>25.3 Monitoring métier et environnemental</w:t>
      </w:r>
    </w:p>
    <w:p xmlns:wp14="http://schemas.microsoft.com/office/word/2010/wordml" w14:paraId="350A9719" wp14:textId="77777777">
      <w:pPr>
        <w:pStyle w:val="FirstParagraph"/>
        <w:rPr/>
      </w:pPr>
      <w:r>
        <w:rPr/>
        <w:t>Le système devra permettre de suivre les évolutions des indicateurs dans une logique de veille environnementale.</w:t>
      </w:r>
    </w:p>
    <w:p xmlns:wp14="http://schemas.microsoft.com/office/word/2010/wordml" w14:paraId="58408241" wp14:textId="77777777">
      <w:pPr>
        <w:pStyle w:val="BodyText"/>
        <w:rPr/>
      </w:pPr>
      <w:r>
        <w:rPr/>
        <w:t>Cela inclut :</w:t>
      </w:r>
    </w:p>
    <w:p xmlns:wp14="http://schemas.microsoft.com/office/word/2010/wordml" w14:paraId="562DD6BC" wp14:textId="77777777">
      <w:pPr>
        <w:pStyle w:val="Compact"/>
        <w:numPr>
          <w:ilvl w:val="0"/>
          <w:numId w:val="1"/>
        </w:numPr>
        <w:rPr/>
      </w:pPr>
      <w:r>
        <w:rPr/>
        <w:t>le suivi temporel des pressions environnementales ;</w:t>
      </w:r>
    </w:p>
    <w:p xmlns:wp14="http://schemas.microsoft.com/office/word/2010/wordml" w14:paraId="29820146" wp14:textId="77777777">
      <w:pPr>
        <w:pStyle w:val="Compact"/>
        <w:numPr>
          <w:ilvl w:val="0"/>
          <w:numId w:val="1"/>
        </w:numPr>
        <w:rPr/>
      </w:pPr>
      <w:r>
        <w:rPr/>
        <w:t>détéction différentielle brute des données à leur mise à jours.</w:t>
      </w:r>
    </w:p>
    <w:p xmlns:wp14="http://schemas.microsoft.com/office/word/2010/wordml" w14:paraId="4C500A94" wp14:textId="77777777">
      <w:pPr>
        <w:pStyle w:val="Compact"/>
        <w:numPr>
          <w:ilvl w:val="0"/>
          <w:numId w:val="1"/>
        </w:numPr>
        <w:rPr/>
      </w:pPr>
      <w:r>
        <w:rPr/>
        <w:t>la détection de tendances et de ruptures ;</w:t>
      </w:r>
    </w:p>
    <w:p xmlns:wp14="http://schemas.microsoft.com/office/word/2010/wordml" w14:paraId="641765BE" wp14:textId="77777777">
      <w:pPr>
        <w:pStyle w:val="Compact"/>
        <w:numPr>
          <w:ilvl w:val="0"/>
          <w:numId w:val="1"/>
        </w:numPr>
        <w:rPr/>
      </w:pPr>
      <w:r>
        <w:rPr/>
        <w:t>la mise en place de mécanismes d’alerte sur des évolutions significatives ;</w:t>
      </w:r>
    </w:p>
    <w:p xmlns:wp14="http://schemas.microsoft.com/office/word/2010/wordml" w14:paraId="76AC3B4C" wp14:textId="77777777">
      <w:pPr>
        <w:pStyle w:val="FirstParagraph"/>
        <w:rPr/>
      </w:pPr>
      <w:r>
        <w:rPr/>
        <w:t>Ces fonctionnalités participent directement au rôle d’aide à la décision du projet. D’autre part, elles permettent de sécuriser la production des indicateurs et d’alerter les utilisateurs sur des évolutions significatives.</w:t>
      </w:r>
    </w:p>
    <w:p xmlns:wp14="http://schemas.microsoft.com/office/word/2010/wordml" w14:paraId="2DB2CC78" wp14:textId="77777777">
      <w:pPr>
        <w:pStyle w:val="HighlightYellow"/>
        <w:rPr/>
      </w:pPr>
      <w:bookmarkStart w:name="alertes-pr-ciser-avec-l-oeil-si-c-est-op" w:id="142"/>
      <w:r>
        <w:rPr/>
        <w:t>@todo [priority=high, section=alertes] : à préciser avec l’OEIL si c’est optionnel notamment sur les seuils d’alerte et les détéction des tendances et des ruptures.</w:t>
      </w:r>
      <w:bookmarkEnd w:id="141"/>
      <w:bookmarkEnd w:id="142"/>
    </w:p>
    <w:p xmlns:wp14="http://schemas.microsoft.com/office/word/2010/wordml" w14:paraId="1E181464" wp14:textId="77777777">
      <w:pPr>
        <w:pStyle w:val="Heading3"/>
        <w:rPr/>
      </w:pPr>
      <w:bookmarkStart w:name="monitoring-des-usages" w:id="143"/>
      <w:r>
        <w:rPr/>
        <w:t>25.4 Monitoring des usages</w:t>
      </w:r>
    </w:p>
    <w:p xmlns:wp14="http://schemas.microsoft.com/office/word/2010/wordml" w14:paraId="4B2F6B7C" wp14:textId="77777777">
      <w:pPr>
        <w:pStyle w:val="FirstParagraph"/>
        <w:rPr/>
      </w:pPr>
      <w:r>
        <w:rPr/>
        <w:t>HydroScope devra permettre d’analyser les usages de la plateforme afin d’en améliorer la pertinence et l’adoption.</w:t>
      </w:r>
    </w:p>
    <w:p xmlns:wp14="http://schemas.microsoft.com/office/word/2010/wordml" w14:paraId="23B6CFF2" wp14:textId="77777777">
      <w:pPr>
        <w:pStyle w:val="BodyText"/>
        <w:rPr/>
      </w:pPr>
      <w:r>
        <w:rPr/>
        <w:t>Le prestataire devra proposer des mécanismes permettant de suivre :</w:t>
      </w:r>
    </w:p>
    <w:p xmlns:wp14="http://schemas.microsoft.com/office/word/2010/wordml" w14:paraId="7EFA4C2D" wp14:textId="77777777">
      <w:pPr>
        <w:pStyle w:val="Compact"/>
        <w:numPr>
          <w:ilvl w:val="0"/>
          <w:numId w:val="1"/>
        </w:numPr>
        <w:rPr/>
      </w:pPr>
      <w:r>
        <w:rPr/>
        <w:t>le suivi de la fréquentation de l’outil ;</w:t>
      </w:r>
    </w:p>
    <w:p xmlns:wp14="http://schemas.microsoft.com/office/word/2010/wordml" w14:paraId="1D5F6459" wp14:textId="77777777">
      <w:pPr>
        <w:pStyle w:val="Compact"/>
        <w:numPr>
          <w:ilvl w:val="0"/>
          <w:numId w:val="1"/>
        </w:numPr>
        <w:rPr/>
      </w:pPr>
      <w:r>
        <w:rPr/>
        <w:t>l’identification des actions les plus utilisées ;</w:t>
      </w:r>
    </w:p>
    <w:p xmlns:wp14="http://schemas.microsoft.com/office/word/2010/wordml" w14:paraId="00246C79" wp14:textId="77777777">
      <w:pPr>
        <w:pStyle w:val="Compact"/>
        <w:numPr>
          <w:ilvl w:val="0"/>
          <w:numId w:val="1"/>
        </w:numPr>
        <w:rPr/>
      </w:pPr>
      <w:r>
        <w:rPr/>
        <w:t>l’analyse des usages par profil utilisateur ;</w:t>
      </w:r>
    </w:p>
    <w:p xmlns:wp14="http://schemas.microsoft.com/office/word/2010/wordml" w14:paraId="5C858E42" wp14:textId="77777777">
      <w:pPr>
        <w:pStyle w:val="Compact"/>
        <w:numPr>
          <w:ilvl w:val="0"/>
          <w:numId w:val="1"/>
        </w:numPr>
        <w:rPr/>
      </w:pPr>
      <w:r>
        <w:rPr/>
        <w:t>le suivi des exports ;</w:t>
      </w:r>
    </w:p>
    <w:p xmlns:wp14="http://schemas.microsoft.com/office/word/2010/wordml" w14:paraId="699FA297" wp14:textId="77777777">
      <w:pPr>
        <w:pStyle w:val="Compact"/>
        <w:numPr>
          <w:ilvl w:val="0"/>
          <w:numId w:val="1"/>
        </w:numPr>
        <w:rPr/>
      </w:pPr>
      <w:r>
        <w:rPr/>
        <w:t>Le territoires les plus consultés et les indicateurs les plus utilisés.</w:t>
      </w:r>
    </w:p>
    <w:p xmlns:wp14="http://schemas.microsoft.com/office/word/2010/wordml" w14:paraId="6C2478D3" wp14:textId="77777777">
      <w:pPr>
        <w:pStyle w:val="FirstParagraph"/>
        <w:rPr/>
      </w:pPr>
      <w:r>
        <w:rPr/>
        <w:t>Ces éléments alimentent la démarche d’amélioration continue de l’outil.</w:t>
      </w:r>
      <w:bookmarkEnd w:id="143"/>
    </w:p>
    <w:p xmlns:wp14="http://schemas.microsoft.com/office/word/2010/wordml" w14:paraId="773AA6F5" wp14:textId="77777777">
      <w:pPr>
        <w:pStyle w:val="Heading3"/>
        <w:rPr/>
      </w:pPr>
      <w:bookmarkStart w:name="historisation-et-traçabilité-des-données" w:id="144"/>
      <w:r>
        <w:rPr/>
        <w:t>25.5 Historisation et traçabilité des données</w:t>
      </w:r>
    </w:p>
    <w:p xmlns:wp14="http://schemas.microsoft.com/office/word/2010/wordml" w14:paraId="72FE3729" wp14:textId="77777777">
      <w:pPr>
        <w:pStyle w:val="HighlightYellow"/>
        <w:rPr/>
      </w:pPr>
      <w:bookmarkStart w:name="historisation-la-solution-de-versionneme" w:id="145"/>
      <w:r>
        <w:rPr/>
        <w:t>@todo [priority=medium, section=historisation] : la solution de versionnement (GeoDiff + snapshots Prefect) est proposée — à valider avec l’OEIL.</w:t>
      </w:r>
      <w:bookmarkEnd w:id="145"/>
    </w:p>
    <w:p xmlns:wp14="http://schemas.microsoft.com/office/word/2010/wordml" w14:paraId="5DD58503" wp14:textId="77777777">
      <w:pPr>
        <w:pStyle w:val="BodyText"/>
        <w:rPr/>
      </w:pPr>
      <w:r>
        <w:rPr/>
        <w:t>Pour assurer la traçabilité des indicateurs, le système s’appuie sur deux mécanismes complémentaires : GeoDiff pour le versionnement des données cartographiques, et des sauvegardes complètes orchestrées par le pipeline Prefect pour les autres types de données. Chaque indicateur produit est ainsi relié à la version exacte des données ayant servi à son calcul.</w:t>
      </w:r>
    </w:p>
    <w:p xmlns:wp14="http://schemas.microsoft.com/office/word/2010/wordml" w14:paraId="7F2871FB" wp14:textId="77777777">
      <w:pPr>
        <w:pStyle w:val="BodyText"/>
        <w:rPr/>
      </w:pPr>
      <w:r>
        <w:rPr/>
        <w:t>Chaque jeu de données thématique ou de référence intégré dans HydroScope (ICPE, radier/gué, MOS vectorisés, routes, feux Sentinel/VIIRS, etc.) pourra faire l’objet d’un stockage versionné, horodaté, permettant de :</w:t>
      </w:r>
    </w:p>
    <w:p xmlns:wp14="http://schemas.microsoft.com/office/word/2010/wordml" w14:paraId="0AE7C702" wp14:textId="77777777">
      <w:pPr>
        <w:pStyle w:val="Compact"/>
        <w:numPr>
          <w:ilvl w:val="0"/>
          <w:numId w:val="1"/>
        </w:numPr>
        <w:rPr/>
      </w:pPr>
      <w:r>
        <w:rPr/>
        <w:t>conserver un état complet des données utilisées à chaque mise à jour ;</w:t>
      </w:r>
    </w:p>
    <w:p xmlns:wp14="http://schemas.microsoft.com/office/word/2010/wordml" w14:paraId="7F9C0010" wp14:textId="77777777">
      <w:pPr>
        <w:pStyle w:val="Compact"/>
        <w:numPr>
          <w:ilvl w:val="0"/>
          <w:numId w:val="1"/>
        </w:numPr>
        <w:rPr/>
      </w:pPr>
      <w:r>
        <w:rPr/>
        <w:t>reconstituer la source exacte d’un indicateur produit à une date donnée et reproduire tout résultat passé (traçabilité environnementale, réglementaire) ;</w:t>
      </w:r>
    </w:p>
    <w:p xmlns:wp14="http://schemas.microsoft.com/office/word/2010/wordml" w14:paraId="1A0A6836" wp14:textId="77777777">
      <w:pPr>
        <w:pStyle w:val="Compact"/>
        <w:numPr>
          <w:ilvl w:val="0"/>
          <w:numId w:val="1"/>
        </w:numPr>
        <w:rPr/>
      </w:pPr>
      <w:r>
        <w:rPr/>
        <w:t>faciliter les audits techniques, relectures et vérifications des traitements ;</w:t>
      </w:r>
    </w:p>
    <w:p xmlns:wp14="http://schemas.microsoft.com/office/word/2010/wordml" w14:paraId="405878E6" wp14:textId="77777777">
      <w:pPr>
        <w:pStyle w:val="FirstParagraph"/>
        <w:rPr/>
      </w:pPr>
      <w:r>
        <w:rPr/>
        <w:t>L’historisation des données ne peut pas être uniforme, elle devra donc s’adapter aux types de données sources exploitées (données vectorielles, raster, séries temporelles, etc.) et aux besoins des utilisateurs.</w:t>
      </w:r>
    </w:p>
    <w:p xmlns:wp14="http://schemas.microsoft.com/office/word/2010/wordml" w14:paraId="4DF24ECE" wp14:textId="77777777">
      <w:pPr>
        <w:pStyle w:val="Normal"/>
        <w:rPr/>
      </w:pPr>
      <w:r>
        <w:rPr/>
        <mc:AlternateContent>
          <mc:Choice Requires="wps">
            <w:drawing>
              <wp:inline xmlns:wp14="http://schemas.microsoft.com/office/word/2010/wordprocessingDrawing" distT="0" distB="0" distL="0" distR="0" wp14:anchorId="20D8966B" wp14:editId="7777777">
                <wp:extent cx="594360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w14:anchorId="40D6E450">
              <v:rect id="shape_0" style="position:absolute;margin-left:0pt;margin-top:-1.55pt;width:467.95pt;height:1.45pt;mso-wrap-style:none;v-text-anchor:middle;mso-position-horizontal:center;mso-position-vertical:top" o:allowincell="f" fillcolor="white" stroked="t">
                <v:fill type="solid" color2="black" o:detectmouseclick="t"/>
                <v:stroke color="black" joinstyle="round" endcap="flat"/>
                <w10:wrap type="topAndBottom"/>
              </v:rect>
            </w:pict>
          </mc:Fallback>
        </mc:AlternateContent>
      </w:r>
    </w:p>
    <w:p xmlns:wp14="http://schemas.microsoft.com/office/word/2010/wordml" w14:paraId="34CE0A41" wp14:textId="77777777">
      <w:pPr>
        <w:pStyle w:val="Normal"/>
        <w:rPr/>
      </w:pPr>
      <w:r>
        <w:rPr/>
      </w:r>
      <w:bookmarkEnd w:id="138"/>
      <w:bookmarkEnd w:id="144"/>
      <w:r>
        <w:br w:type="page"/>
      </w:r>
    </w:p>
    <w:p xmlns:wp14="http://schemas.microsoft.com/office/word/2010/wordml" w14:paraId="73CF1816" wp14:textId="77777777">
      <w:pPr>
        <w:pStyle w:val="Heading2"/>
        <w:spacing w:before="0" w:after="0"/>
        <w:rPr/>
      </w:pPr>
      <w:bookmarkStart w:name="__RefHeading___Toc6603_4257709489" w:id="146"/>
      <w:bookmarkStart w:name="sec-exigences-non-fonctionnelles" w:id="147"/>
      <w:bookmarkEnd w:id="146"/>
      <w:r>
        <w:rPr/>
        <w:t>26 Exigences non fonctionnelles</w:t>
      </w:r>
    </w:p>
    <w:p xmlns:wp14="http://schemas.microsoft.com/office/word/2010/wordml" w14:paraId="313E8600" wp14:textId="77777777">
      <w:pPr>
        <w:pStyle w:val="FirstParagraph"/>
        <w:rPr/>
      </w:pPr>
      <w:r>
        <w:rPr/>
        <w:t>Les exigences non fonctionnelles définissent les qualités attendues du système HydroScope au-delà des fonctionnalités métiers. Elles visent à garantir la performance, la sécurité, la robustesse et la pérennité de la solution, tout en assurant une expérience utilisateur adaptée aux différents profils.</w:t>
      </w:r>
    </w:p>
    <w:p xmlns:wp14="http://schemas.microsoft.com/office/word/2010/wordml" w14:paraId="06AC2EDA" wp14:textId="77777777">
      <w:pPr>
        <w:pStyle w:val="BodyText"/>
        <w:rPr/>
      </w:pPr>
      <w:r>
        <w:rPr/>
        <w:t>Ces exigences doivent être prises en compte dès la conception du système afin d’éviter des limitations structurelles ou des coûts de refonte ultérieurs.</w:t>
      </w:r>
    </w:p>
    <w:p xmlns:wp14="http://schemas.microsoft.com/office/word/2010/wordml" w14:paraId="18119FF3" wp14:textId="77777777">
      <w:pPr>
        <w:pStyle w:val="Heading3"/>
        <w:rPr/>
      </w:pPr>
      <w:bookmarkStart w:name="performance" w:id="148"/>
      <w:r>
        <w:rPr/>
        <w:t>26.1 Performance</w:t>
      </w:r>
    </w:p>
    <w:p xmlns:wp14="http://schemas.microsoft.com/office/word/2010/wordml" w14:paraId="286081E9" wp14:textId="77777777">
      <w:pPr>
        <w:pStyle w:val="FirstParagraph"/>
        <w:rPr/>
      </w:pPr>
      <w:r>
        <w:rPr/>
        <w:t>Le système doit offrir des temps de réponse compatibles avec les usages attendus :</w:t>
      </w:r>
    </w:p>
    <w:p xmlns:wp14="http://schemas.microsoft.com/office/word/2010/wordml" w14:paraId="6E5F840F" wp14:textId="77777777">
      <w:pPr>
        <w:pStyle w:val="Compact"/>
        <w:numPr>
          <w:ilvl w:val="0"/>
          <w:numId w:val="1"/>
        </w:numPr>
        <w:rPr/>
      </w:pPr>
      <w:r>
        <w:rPr/>
        <w:t xml:space="preserve">affichage des cartes et tableaux de bord : </w:t>
      </w:r>
      <w:r>
        <w:rPr>
          <w:b/>
          <w:bCs/>
        </w:rPr>
        <w:t>&lt; 3 secondes</w:t>
      </w:r>
      <w:r>
        <w:rPr/>
        <w:t xml:space="preserve"> dans des conditions nominales ;</w:t>
      </w:r>
    </w:p>
    <w:p xmlns:wp14="http://schemas.microsoft.com/office/word/2010/wordml" w14:paraId="2F75F7D9" wp14:textId="77777777">
      <w:pPr>
        <w:pStyle w:val="Compact"/>
        <w:numPr>
          <w:ilvl w:val="0"/>
          <w:numId w:val="1"/>
        </w:numPr>
        <w:rPr/>
      </w:pPr>
      <w:r>
        <w:rPr/>
        <w:t xml:space="preserve">chargement de fiches territoires : </w:t>
      </w:r>
      <w:r>
        <w:rPr>
          <w:b/>
          <w:bCs/>
        </w:rPr>
        <w:t>&lt; 3 secondes</w:t>
      </w:r>
      <w:r>
        <w:rPr/>
        <w:t xml:space="preserve"> ;</w:t>
      </w:r>
    </w:p>
    <w:p xmlns:wp14="http://schemas.microsoft.com/office/word/2010/wordml" w14:paraId="2EEE3C88" wp14:textId="77777777">
      <w:pPr>
        <w:pStyle w:val="Compact"/>
        <w:numPr>
          <w:ilvl w:val="0"/>
          <w:numId w:val="1"/>
        </w:numPr>
        <w:rPr/>
      </w:pPr>
      <w:r>
        <w:rPr/>
        <w:t xml:space="preserve">génération de graphiques temporels : </w:t>
      </w:r>
      <w:r>
        <w:rPr>
          <w:b/>
          <w:bCs/>
        </w:rPr>
        <w:t>&lt; 3 secondes</w:t>
      </w:r>
      <w:r>
        <w:rPr/>
        <w:t>. Au delà des indicateur de chargement doivent etre affichés pour informer l’utilisateur du temps de traitement restant.</w:t>
      </w:r>
    </w:p>
    <w:p xmlns:wp14="http://schemas.microsoft.com/office/word/2010/wordml" w14:paraId="6C14957E" wp14:textId="77777777">
      <w:pPr>
        <w:pStyle w:val="FirstParagraph"/>
        <w:rPr/>
      </w:pPr>
      <w:r>
        <w:rPr/>
        <w:t>Pour les traitements liés aux calcul d’indicateurs :</w:t>
      </w:r>
    </w:p>
    <w:p xmlns:wp14="http://schemas.microsoft.com/office/word/2010/wordml" w14:paraId="7FA3258A" wp14:textId="77777777">
      <w:pPr>
        <w:pStyle w:val="Compact"/>
        <w:numPr>
          <w:ilvl w:val="0"/>
          <w:numId w:val="1"/>
        </w:numPr>
        <w:rPr/>
      </w:pPr>
      <w:r>
        <w:rPr/>
        <w:t>en temps quasi immédiat pour les indicateurs simples (quelques secondes) ;</w:t>
      </w:r>
    </w:p>
    <w:p xmlns:wp14="http://schemas.microsoft.com/office/word/2010/wordml" w14:paraId="237EF396" wp14:textId="77777777">
      <w:pPr>
        <w:pStyle w:val="Compact"/>
        <w:numPr>
          <w:ilvl w:val="0"/>
          <w:numId w:val="1"/>
        </w:numPr>
        <w:rPr/>
      </w:pPr>
      <w:r>
        <w:rPr/>
        <w:t xml:space="preserve">en différé (pipeline de traitement en arrière plan) pour les traitements lourds, avec des délais maîtrisés ; le suivi de ces traitements est détaillé au </w:t>
      </w:r>
      <w:hyperlink w:anchor="sec-monitoring">
        <w:r>
          <w:rPr>
            <w:rStyle w:val="Hyperlink"/>
          </w:rPr>
          <w:t>Chapitre 25</w:t>
        </w:r>
      </w:hyperlink>
      <w:r>
        <w:rPr/>
        <w:t>.</w:t>
      </w:r>
      <w:bookmarkEnd w:id="148"/>
    </w:p>
    <w:p xmlns:wp14="http://schemas.microsoft.com/office/word/2010/wordml" w14:paraId="10E46CE4" wp14:textId="77777777">
      <w:pPr>
        <w:pStyle w:val="Heading3"/>
        <w:rPr/>
      </w:pPr>
      <w:bookmarkStart w:name="volumétrie-et-charge" w:id="149"/>
      <w:r>
        <w:rPr/>
        <w:t>26.2 Volumétrie et charge</w:t>
      </w:r>
    </w:p>
    <w:p xmlns:wp14="http://schemas.microsoft.com/office/word/2010/wordml" w14:paraId="4DE59104" wp14:textId="77777777">
      <w:pPr>
        <w:pStyle w:val="FirstParagraph"/>
        <w:rPr/>
      </w:pPr>
      <w:r>
        <w:rPr/>
        <w:t>Le système devra être dimensionné pour gérer les volumes suivants :</w:t>
      </w:r>
    </w:p>
    <w:p xmlns:wp14="http://schemas.microsoft.com/office/word/2010/wordml" w14:paraId="2C70D664" wp14:textId="77777777">
      <w:pPr>
        <w:pStyle w:val="Compact"/>
        <w:numPr>
          <w:ilvl w:val="0"/>
          <w:numId w:val="1"/>
        </w:numPr>
        <w:rPr/>
      </w:pPr>
      <w:r>
        <w:rPr/>
        <w:t>plusieurs dizaines de bassins versants</w:t>
      </w:r>
    </w:p>
    <w:p xmlns:wp14="http://schemas.microsoft.com/office/word/2010/wordml" w14:paraId="6D2DC331" wp14:textId="77777777">
      <w:pPr>
        <w:pStyle w:val="Compact"/>
        <w:numPr>
          <w:ilvl w:val="0"/>
          <w:numId w:val="1"/>
        </w:numPr>
        <w:rPr/>
      </w:pPr>
      <w:r>
        <w:rPr/>
        <w:t>plusieurs centaines de captages et forages ;</w:t>
      </w:r>
    </w:p>
    <w:p xmlns:wp14="http://schemas.microsoft.com/office/word/2010/wordml" w14:paraId="34316A2A" wp14:textId="77777777">
      <w:pPr>
        <w:pStyle w:val="Compact"/>
        <w:numPr>
          <w:ilvl w:val="0"/>
          <w:numId w:val="1"/>
        </w:numPr>
        <w:rPr/>
      </w:pPr>
      <w:r>
        <w:rPr/>
        <w:t>plusieurs dizaines d’indicateurs calculés à différentes échelles ;</w:t>
      </w:r>
    </w:p>
    <w:p xmlns:wp14="http://schemas.microsoft.com/office/word/2010/wordml" w14:paraId="4BFBBAB1" wp14:textId="77777777">
      <w:pPr>
        <w:pStyle w:val="Compact"/>
        <w:numPr>
          <w:ilvl w:val="0"/>
          <w:numId w:val="1"/>
        </w:numPr>
        <w:rPr/>
      </w:pPr>
      <w:r>
        <w:rPr/>
        <w:t>des données spatiales potentiellement volumineuses (maillages, séries temporelles) ;</w:t>
      </w:r>
    </w:p>
    <w:p xmlns:wp14="http://schemas.microsoft.com/office/word/2010/wordml" w14:paraId="6349597C" wp14:textId="77777777">
      <w:pPr>
        <w:pStyle w:val="HighlightYellow"/>
        <w:rPr/>
      </w:pPr>
      <w:bookmarkStart w:name="processing-indiquer-la-volumetrie-pour-l" w:id="150"/>
      <w:r>
        <w:rPr/>
        <w:t>@todo [priority=high, section=processing]: indiquer la volumetrie pour les traitements d’indicateur sur des sources lourdes si cela est externalisé.</w:t>
      </w:r>
      <w:bookmarkEnd w:id="150"/>
    </w:p>
    <w:p xmlns:wp14="http://schemas.microsoft.com/office/word/2010/wordml" w14:paraId="20B47FF3" wp14:textId="77777777">
      <w:pPr>
        <w:pStyle w:val="BodyText"/>
        <w:rPr/>
      </w:pPr>
      <w:r>
        <w:rPr/>
        <w:t>Le système devra permettre :</w:t>
      </w:r>
    </w:p>
    <w:p xmlns:wp14="http://schemas.microsoft.com/office/word/2010/wordml" w14:paraId="5D72CCAD" wp14:textId="77777777">
      <w:pPr>
        <w:pStyle w:val="Compact"/>
        <w:numPr>
          <w:ilvl w:val="0"/>
          <w:numId w:val="1"/>
        </w:numPr>
        <w:rPr/>
      </w:pPr>
      <w:r>
        <w:rPr/>
        <w:t xml:space="preserve">la gestion de </w:t>
      </w:r>
      <w:r>
        <w:rPr>
          <w:b/>
          <w:bCs/>
        </w:rPr>
        <w:t>10 à 30 utilisateurs simultanés</w:t>
      </w:r>
      <w:r>
        <w:rPr/>
        <w:t xml:space="preserve"> (ordre de grandeur) ;</w:t>
      </w:r>
    </w:p>
    <w:p xmlns:wp14="http://schemas.microsoft.com/office/word/2010/wordml" w14:paraId="2F307053" wp14:textId="77777777">
      <w:pPr>
        <w:pStyle w:val="Compact"/>
        <w:numPr>
          <w:ilvl w:val="0"/>
          <w:numId w:val="1"/>
        </w:numPr>
        <w:rPr/>
      </w:pPr>
      <w:r>
        <w:rPr/>
        <w:t>des mises à jour régulières des données (de quotidienne à annuelle selon les sources) ;</w:t>
      </w:r>
    </w:p>
    <w:p xmlns:wp14="http://schemas.microsoft.com/office/word/2010/wordml" w14:paraId="0B175AAA" wp14:textId="77777777">
      <w:pPr>
        <w:pStyle w:val="Compact"/>
        <w:numPr>
          <w:ilvl w:val="0"/>
          <w:numId w:val="1"/>
        </w:numPr>
        <w:rPr/>
      </w:pPr>
      <w:r>
        <w:rPr/>
        <w:t>une évolution continue du volume de données dans le temps (env. +15% ). Ces exigences seront précisées et validées lors des phases de conception.</w:t>
      </w:r>
      <w:bookmarkEnd w:id="149"/>
    </w:p>
    <w:p xmlns:wp14="http://schemas.microsoft.com/office/word/2010/wordml" w14:paraId="52D4BD67" wp14:textId="77777777">
      <w:pPr>
        <w:pStyle w:val="Heading3"/>
        <w:rPr/>
      </w:pPr>
      <w:bookmarkStart w:name="sécurité" w:id="151"/>
      <w:r>
        <w:rPr/>
        <w:t>26.3 Sécurité</w:t>
      </w:r>
    </w:p>
    <w:p xmlns:wp14="http://schemas.microsoft.com/office/word/2010/wordml" w14:paraId="6F638741" wp14:textId="77777777">
      <w:pPr>
        <w:pStyle w:val="FirstParagraph"/>
        <w:rPr/>
      </w:pPr>
      <w:r>
        <w:rPr/>
        <w:t>HydroScope doit garantir la protection des données et des accès au système.</w:t>
      </w:r>
    </w:p>
    <w:p xmlns:wp14="http://schemas.microsoft.com/office/word/2010/wordml" w14:paraId="4DC88B09" wp14:textId="77777777">
      <w:pPr>
        <w:pStyle w:val="BodyText"/>
        <w:rPr/>
      </w:pPr>
      <w:r>
        <w:rPr/>
        <w:t>Cela inclut :</w:t>
      </w:r>
    </w:p>
    <w:p xmlns:wp14="http://schemas.microsoft.com/office/word/2010/wordml" w14:paraId="22AB8BED" wp14:textId="77777777">
      <w:pPr>
        <w:pStyle w:val="Compact"/>
        <w:numPr>
          <w:ilvl w:val="0"/>
          <w:numId w:val="1"/>
        </w:numPr>
        <w:rPr/>
      </w:pPr>
      <w:r>
        <w:rPr/>
        <w:t>la sécurisation des accès (authentification, gestion des droits) ;</w:t>
      </w:r>
    </w:p>
    <w:p xmlns:wp14="http://schemas.microsoft.com/office/word/2010/wordml" w14:paraId="53F01745" wp14:textId="77777777">
      <w:pPr>
        <w:pStyle w:val="Compact"/>
        <w:numPr>
          <w:ilvl w:val="0"/>
          <w:numId w:val="1"/>
        </w:numPr>
        <w:rPr/>
      </w:pPr>
      <w:r>
        <w:rPr/>
        <w:t>la protection des données utilisateur et des données sensibles ;</w:t>
      </w:r>
    </w:p>
    <w:p xmlns:wp14="http://schemas.microsoft.com/office/word/2010/wordml" w14:paraId="3CA3A886" wp14:textId="77777777">
      <w:pPr>
        <w:pStyle w:val="Compact"/>
        <w:numPr>
          <w:ilvl w:val="0"/>
          <w:numId w:val="1"/>
        </w:numPr>
        <w:rPr/>
      </w:pPr>
      <w:r>
        <w:rPr/>
        <w:t>la sécurisation des échanges pour certaines données avec les systèmes externes ;</w:t>
      </w:r>
    </w:p>
    <w:p xmlns:wp14="http://schemas.microsoft.com/office/word/2010/wordml" w14:paraId="2B30E9E0" wp14:textId="77777777">
      <w:pPr>
        <w:pStyle w:val="Compact"/>
        <w:numPr>
          <w:ilvl w:val="0"/>
          <w:numId w:val="1"/>
        </w:numPr>
        <w:rPr/>
      </w:pPr>
      <w:r>
        <w:rPr/>
        <w:t>Une traçabilité des accès et des actions ;</w:t>
      </w:r>
    </w:p>
    <w:p xmlns:wp14="http://schemas.microsoft.com/office/word/2010/wordml" w14:paraId="2454AEB1" wp14:textId="77777777">
      <w:pPr>
        <w:pStyle w:val="Compact"/>
        <w:numPr>
          <w:ilvl w:val="0"/>
          <w:numId w:val="1"/>
        </w:numPr>
        <w:rPr/>
      </w:pPr>
      <w:r>
        <w:rPr/>
        <w:t>la conformité avec les réglementations en vigueur (RGPD, directives institutionnelles) ;</w:t>
      </w:r>
    </w:p>
    <w:p xmlns:wp14="http://schemas.microsoft.com/office/word/2010/wordml" w14:paraId="402C7C00" wp14:textId="77777777">
      <w:pPr>
        <w:pStyle w:val="Compact"/>
        <w:numPr>
          <w:ilvl w:val="0"/>
          <w:numId w:val="1"/>
        </w:numPr>
        <w:rPr/>
      </w:pPr>
      <w:r>
        <w:rPr/>
        <w:t>la mise en place de mécanismes de sauvegarde et de restauration des données (Barman).</w:t>
      </w:r>
    </w:p>
    <w:p xmlns:wp14="http://schemas.microsoft.com/office/word/2010/wordml" w14:paraId="4D6F7B77" wp14:textId="77777777">
      <w:pPr>
        <w:pStyle w:val="FirstParagraph"/>
        <w:rPr/>
      </w:pPr>
      <w:r>
        <w:rPr/>
        <w:t>Les mécanismes de sécurité doivent être adaptés aux différents niveaux d’utilisateurs et aux contraintes institutionnelles.</w:t>
      </w:r>
      <w:bookmarkEnd w:id="151"/>
    </w:p>
    <w:p xmlns:wp14="http://schemas.microsoft.com/office/word/2010/wordml" w14:paraId="7FF9AF82" wp14:textId="77777777">
      <w:pPr>
        <w:pStyle w:val="Heading3"/>
        <w:rPr/>
      </w:pPr>
      <w:bookmarkStart w:name="interopérabilité" w:id="152"/>
      <w:r>
        <w:rPr/>
        <w:t>26.4 Interopérabilité</w:t>
      </w:r>
    </w:p>
    <w:p xmlns:wp14="http://schemas.microsoft.com/office/word/2010/wordml" w14:paraId="45D7FE72" wp14:textId="77777777">
      <w:pPr>
        <w:pStyle w:val="FirstParagraph"/>
        <w:rPr/>
      </w:pPr>
      <w:r>
        <w:rPr/>
        <w:t>Le système doit pouvoir s’intégrer dans un écosystème existant de données et d’outils:</w:t>
      </w:r>
    </w:p>
    <w:p xmlns:wp14="http://schemas.microsoft.com/office/word/2010/wordml" w14:paraId="140B66DF" wp14:textId="77777777">
      <w:pPr>
        <w:pStyle w:val="Compact"/>
        <w:numPr>
          <w:ilvl w:val="0"/>
          <w:numId w:val="1"/>
        </w:numPr>
        <w:rPr/>
      </w:pPr>
      <w:r>
        <w:rPr/>
        <w:t>le respect des standards en vigueur, notamment pour les données géographiques ;</w:t>
      </w:r>
    </w:p>
    <w:p xmlns:wp14="http://schemas.microsoft.com/office/word/2010/wordml" w14:paraId="058C723A" wp14:textId="77777777">
      <w:pPr>
        <w:pStyle w:val="Compact"/>
        <w:numPr>
          <w:ilvl w:val="0"/>
          <w:numId w:val="1"/>
        </w:numPr>
        <w:rPr/>
      </w:pPr>
      <w:r>
        <w:rPr/>
        <w:t>la capacité à consommer et à exposer des données via des API ;</w:t>
      </w:r>
    </w:p>
    <w:p xmlns:wp14="http://schemas.microsoft.com/office/word/2010/wordml" w14:paraId="3E4B8B2B" wp14:textId="77777777">
      <w:pPr>
        <w:pStyle w:val="Compact"/>
        <w:numPr>
          <w:ilvl w:val="0"/>
          <w:numId w:val="1"/>
        </w:numPr>
        <w:rPr/>
      </w:pPr>
      <w:r>
        <w:rPr/>
        <w:t>la compatibilité avec les formats d’échange usuels (tabulaires, géographiques) ;</w:t>
      </w:r>
    </w:p>
    <w:p xmlns:wp14="http://schemas.microsoft.com/office/word/2010/wordml" w14:paraId="42B29719" wp14:textId="77777777">
      <w:pPr>
        <w:pStyle w:val="Compact"/>
        <w:numPr>
          <w:ilvl w:val="0"/>
          <w:numId w:val="1"/>
        </w:numPr>
        <w:rPr/>
      </w:pPr>
      <w:r>
        <w:rPr/>
        <w:t>la possibilité d’interagir avec des systèmes tiers (API sécurisés ou non, webservices OGC, ESRI, Google Earth API, Bing, OpensStreetMap, Digital Earth Pacific, serveur FTP … ).</w:t>
      </w:r>
    </w:p>
    <w:p xmlns:wp14="http://schemas.microsoft.com/office/word/2010/wordml" w14:paraId="196149D6" wp14:textId="77777777">
      <w:pPr>
        <w:pStyle w:val="FirstParagraph"/>
        <w:rPr/>
      </w:pPr>
      <w:r>
        <w:rPr/>
        <w:t>L’interopérabilité est un facteur clé pour faciliter le partage et la réutilisation des données.</w:t>
      </w:r>
      <w:bookmarkEnd w:id="152"/>
    </w:p>
    <w:p xmlns:wp14="http://schemas.microsoft.com/office/word/2010/wordml" w14:paraId="0B0B0811" wp14:textId="77777777">
      <w:pPr>
        <w:pStyle w:val="Heading3"/>
        <w:rPr/>
      </w:pPr>
      <w:bookmarkStart w:name="accessibilité-et-ergonomie" w:id="153"/>
      <w:r>
        <w:rPr/>
        <w:t>26.5 Accessibilité et ergonomie</w:t>
      </w:r>
    </w:p>
    <w:p xmlns:wp14="http://schemas.microsoft.com/office/word/2010/wordml" w14:paraId="1FE3EA05" wp14:textId="77777777">
      <w:pPr>
        <w:pStyle w:val="FirstParagraph"/>
        <w:rPr/>
      </w:pPr>
      <w:r>
        <w:rPr/>
        <w:t>L’interface utilisateur doit être conçue pour être accessible à des profils variés, allant des experts aux utilisateurs non spécialisés.</w:t>
      </w:r>
    </w:p>
    <w:p xmlns:wp14="http://schemas.microsoft.com/office/word/2010/wordml" w14:paraId="65753DBE" wp14:textId="77777777">
      <w:pPr>
        <w:pStyle w:val="Compact"/>
        <w:numPr>
          <w:ilvl w:val="0"/>
          <w:numId w:val="1"/>
        </w:numPr>
        <w:rPr/>
      </w:pPr>
      <w:r>
        <w:rPr/>
        <w:t>une navigation claire et intuitive ;</w:t>
      </w:r>
    </w:p>
    <w:p xmlns:wp14="http://schemas.microsoft.com/office/word/2010/wordml" w14:paraId="2E099E1A" wp14:textId="77777777">
      <w:pPr>
        <w:pStyle w:val="Compact"/>
        <w:numPr>
          <w:ilvl w:val="0"/>
          <w:numId w:val="1"/>
        </w:numPr>
        <w:rPr/>
      </w:pPr>
      <w:r>
        <w:rPr/>
        <w:t>des interfaces adaptées aux usages (exploration, analyse, restitution) ;</w:t>
      </w:r>
    </w:p>
    <w:p xmlns:wp14="http://schemas.microsoft.com/office/word/2010/wordml" w14:paraId="49344A0B" wp14:textId="77777777">
      <w:pPr>
        <w:pStyle w:val="Compact"/>
        <w:numPr>
          <w:ilvl w:val="0"/>
          <w:numId w:val="1"/>
        </w:numPr>
        <w:rPr/>
      </w:pPr>
      <w:r>
        <w:rPr/>
        <w:t>une lisibilité des informations (cartes, graphiques, tableaux) avec respect des règle de l’art en datavizualisation ;</w:t>
      </w:r>
    </w:p>
    <w:p xmlns:wp14="http://schemas.microsoft.com/office/word/2010/wordml" w14:paraId="02F17093" wp14:textId="77777777">
      <w:pPr>
        <w:pStyle w:val="Compact"/>
        <w:numPr>
          <w:ilvl w:val="0"/>
          <w:numId w:val="1"/>
        </w:numPr>
        <w:rPr/>
      </w:pPr>
      <w:r>
        <w:rPr/>
        <w:t>une prise en compte des bonnes pratiques en matière d’accessibilité numérique.</w:t>
      </w:r>
    </w:p>
    <w:p xmlns:wp14="http://schemas.microsoft.com/office/word/2010/wordml" w14:paraId="7872C998" wp14:textId="77777777">
      <w:pPr>
        <w:pStyle w:val="FirstParagraph"/>
        <w:rPr/>
      </w:pPr>
      <w:r>
        <w:rPr/>
        <w:t>L’objectif est de faciliter l’appropriation de l’outil et de limiter les risques de mauvaise interprétation.</w:t>
      </w:r>
    </w:p>
    <w:p xmlns:wp14="http://schemas.microsoft.com/office/word/2010/wordml" w14:paraId="4AA2FB9F" wp14:textId="77777777">
      <w:pPr>
        <w:pStyle w:val="BodyText"/>
        <w:rPr/>
      </w:pPr>
      <w:r>
        <w:rPr/>
        <w:t>Une maquette fonctionnelle de l’interface est fourni pour permettre de faciliter le chiffrage par le prestataire.</w:t>
      </w:r>
    </w:p>
    <w:p xmlns:wp14="http://schemas.microsoft.com/office/word/2010/wordml" w14:paraId="2D2A93D9" wp14:textId="77777777">
      <w:pPr>
        <w:pStyle w:val="HighlightYellow"/>
        <w:rPr/>
      </w:pPr>
      <w:bookmarkStart w:name="ux-lien-int-grer-vers-la-maquette-foncti" w:id="154"/>
      <w:r>
        <w:rPr/>
        <w:t>@todo [priority=high, section=UX]: lien à intégrer vers la maquette fonctionnelle de l’interface.</w:t>
      </w:r>
      <w:bookmarkEnd w:id="153"/>
      <w:bookmarkEnd w:id="154"/>
    </w:p>
    <w:p xmlns:wp14="http://schemas.microsoft.com/office/word/2010/wordml" w14:paraId="161B722B" wp14:textId="77777777">
      <w:pPr>
        <w:pStyle w:val="Heading3"/>
        <w:rPr/>
      </w:pPr>
      <w:bookmarkStart w:name="maintenabilité-et-évolutivité" w:id="155"/>
      <w:r>
        <w:rPr/>
        <w:t>26.6 Maintenabilité et évolutivité</w:t>
      </w:r>
    </w:p>
    <w:p xmlns:wp14="http://schemas.microsoft.com/office/word/2010/wordml" w14:paraId="10126651" wp14:textId="77777777">
      <w:pPr>
        <w:pStyle w:val="FirstParagraph"/>
        <w:rPr/>
      </w:pPr>
      <w:r>
        <w:rPr/>
        <w:t>Le système doit être conçu de manière à faciliter sa maintenance et son évolution dans le temps.</w:t>
      </w:r>
    </w:p>
    <w:p xmlns:wp14="http://schemas.microsoft.com/office/word/2010/wordml" w14:paraId="054FF610" wp14:textId="77777777">
      <w:pPr>
        <w:pStyle w:val="Compact"/>
        <w:numPr>
          <w:ilvl w:val="0"/>
          <w:numId w:val="1"/>
        </w:numPr>
        <w:rPr/>
      </w:pPr>
      <w:r>
        <w:rPr/>
        <w:t>une architecture modulaire permettant d’ajouter ou de modifier des fonctionnalités (microservices);</w:t>
      </w:r>
    </w:p>
    <w:p xmlns:wp14="http://schemas.microsoft.com/office/word/2010/wordml" w14:paraId="333B66C1" wp14:textId="77777777">
      <w:pPr>
        <w:pStyle w:val="Compact"/>
        <w:numPr>
          <w:ilvl w:val="0"/>
          <w:numId w:val="1"/>
        </w:numPr>
        <w:rPr/>
      </w:pPr>
      <w:r>
        <w:rPr/>
        <w:t>une documentation technique et fonctionnelle complète fourni qu format numérique, mise à jour à chaque livraison de version;</w:t>
      </w:r>
    </w:p>
    <w:p xmlns:wp14="http://schemas.microsoft.com/office/word/2010/wordml" w14:paraId="6ED7B3C5" wp14:textId="77777777">
      <w:pPr>
        <w:pStyle w:val="Compact"/>
        <w:numPr>
          <w:ilvl w:val="0"/>
          <w:numId w:val="1"/>
        </w:numPr>
        <w:rPr/>
      </w:pPr>
      <w:r>
        <w:rPr/>
        <w:t>la possibilité de faire évoluer les indicateurs, les référentiels et les sources de données ;</w:t>
      </w:r>
    </w:p>
    <w:p xmlns:wp14="http://schemas.microsoft.com/office/word/2010/wordml" w14:paraId="680BF827" wp14:textId="77777777">
      <w:pPr>
        <w:pStyle w:val="Compact"/>
        <w:numPr>
          <w:ilvl w:val="0"/>
          <w:numId w:val="1"/>
        </w:numPr>
        <w:rPr/>
      </w:pPr>
      <w:r>
        <w:rPr/>
        <w:t>l’utilisation de framework et de bibliothèques standards pour faciliter la maintenance et l’intégration de nouvelles fonctionnalités ;</w:t>
      </w:r>
    </w:p>
    <w:p xmlns:wp14="http://schemas.microsoft.com/office/word/2010/wordml" w14:paraId="690081A4" wp14:textId="77777777">
      <w:pPr>
        <w:pStyle w:val="Compact"/>
        <w:numPr>
          <w:ilvl w:val="0"/>
          <w:numId w:val="1"/>
        </w:numPr>
        <w:rPr/>
      </w:pPr>
      <w:r>
        <w:rPr/>
        <w:t>l’identification précises de briques technique et librairie et leur modalité de mise à jour ;</w:t>
      </w:r>
    </w:p>
    <w:p xmlns:wp14="http://schemas.microsoft.com/office/word/2010/wordml" w14:paraId="0FB01A56" wp14:textId="77777777">
      <w:pPr>
        <w:pStyle w:val="FirstParagraph"/>
        <w:rPr/>
      </w:pPr>
      <w:r>
        <w:rPr/>
        <w:t>Ces éléments doivent permettre d’assurer la pérennité du système et sa capacité à s’adapter aux évolutions futures.</w:t>
      </w:r>
      <w:bookmarkEnd w:id="155"/>
    </w:p>
    <w:p xmlns:wp14="http://schemas.microsoft.com/office/word/2010/wordml" w14:paraId="6CA886C6" wp14:textId="77777777">
      <w:pPr>
        <w:pStyle w:val="Heading3"/>
        <w:rPr/>
      </w:pPr>
      <w:bookmarkStart w:name="disponibilité" w:id="156"/>
      <w:r>
        <w:rPr/>
        <w:t>26.7 Disponibilité</w:t>
      </w:r>
    </w:p>
    <w:p xmlns:wp14="http://schemas.microsoft.com/office/word/2010/wordml" w14:paraId="419C13B8" wp14:textId="77777777">
      <w:pPr>
        <w:pStyle w:val="FirstParagraph"/>
        <w:rPr/>
      </w:pPr>
      <w:r>
        <w:rPr/>
        <w:t>Le système devra garantir un niveau de disponibilité compatible avec les usages :</w:t>
      </w:r>
    </w:p>
    <w:p xmlns:wp14="http://schemas.microsoft.com/office/word/2010/wordml" w14:paraId="09308C08" wp14:textId="77777777">
      <w:pPr>
        <w:pStyle w:val="Compact"/>
        <w:numPr>
          <w:ilvl w:val="0"/>
          <w:numId w:val="1"/>
        </w:numPr>
        <w:rPr/>
      </w:pPr>
      <w:r>
        <w:rPr/>
        <w:t xml:space="preserve">disponibilité cible : </w:t>
      </w:r>
      <w:r>
        <w:rPr>
          <w:b/>
          <w:bCs/>
        </w:rPr>
        <w:t>≥ 98 %</w:t>
      </w:r>
      <w:r>
        <w:rPr/>
        <w:t xml:space="preserve"> (soit 7 jours off hors maintenance planifiée) ;</w:t>
      </w:r>
    </w:p>
    <w:p xmlns:wp14="http://schemas.microsoft.com/office/word/2010/wordml" w14:paraId="77CA29F0" wp14:textId="77777777">
      <w:pPr>
        <w:pStyle w:val="Compact"/>
        <w:numPr>
          <w:ilvl w:val="0"/>
          <w:numId w:val="1"/>
        </w:numPr>
        <w:rPr/>
      </w:pPr>
      <w:r>
        <w:rPr/>
        <w:t>plages de maintenance définies et communiquées ;</w:t>
      </w:r>
    </w:p>
    <w:p xmlns:wp14="http://schemas.microsoft.com/office/word/2010/wordml" w14:paraId="7DD3537E" wp14:textId="77777777">
      <w:pPr>
        <w:pStyle w:val="Compact"/>
        <w:numPr>
          <w:ilvl w:val="0"/>
          <w:numId w:val="1"/>
        </w:numPr>
        <w:rPr/>
      </w:pPr>
      <w:r>
        <w:rPr/>
        <w:t xml:space="preserve">reprise en cas d’incident dans des délais maîtrisés (cf. SLA et engagements de service au </w:t>
      </w:r>
      <w:hyperlink w:anchor="sec-cadre-contractuel">
        <w:r>
          <w:rPr>
            <w:rStyle w:val="Hyperlink"/>
          </w:rPr>
          <w:t>Chapitre 32</w:t>
        </w:r>
      </w:hyperlink>
      <w:r>
        <w:rPr/>
        <w:t>).</w:t>
      </w:r>
    </w:p>
    <w:p xmlns:wp14="http://schemas.microsoft.com/office/word/2010/wordml" w14:paraId="042E504F" wp14:textId="77777777">
      <w:pPr>
        <w:pStyle w:val="Normal"/>
        <w:rPr/>
      </w:pPr>
      <w:r>
        <w:rPr/>
        <mc:AlternateContent>
          <mc:Choice Requires="wps">
            <w:drawing>
              <wp:inline xmlns:wp14="http://schemas.microsoft.com/office/word/2010/wordprocessingDrawing" distT="0" distB="0" distL="0" distR="0" wp14:anchorId="03A8FB9B" wp14:editId="7777777">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w14:anchorId="55184127">
              <v:rect id="shape_0" style="position:absolute;margin-left:0pt;margin-top:-1.55pt;width:467.95pt;height:1.45pt;mso-wrap-style:none;v-text-anchor:middle;mso-position-horizontal:center;mso-position-vertical:top" o:allowincell="f" fillcolor="white" stroked="t">
                <v:fill type="solid" color2="black" o:detectmouseclick="t"/>
                <v:stroke color="black" joinstyle="round" endcap="flat"/>
                <w10:wrap type="topAndBottom"/>
              </v:rect>
            </w:pict>
          </mc:Fallback>
        </mc:AlternateContent>
      </w:r>
    </w:p>
    <w:p xmlns:wp14="http://schemas.microsoft.com/office/word/2010/wordml" w14:paraId="62EBF3C5" wp14:textId="77777777">
      <w:pPr>
        <w:pStyle w:val="Normal"/>
        <w:rPr/>
      </w:pPr>
      <w:r>
        <w:rPr/>
      </w:r>
      <w:bookmarkEnd w:id="147"/>
      <w:bookmarkEnd w:id="156"/>
      <w:r>
        <w:br w:type="page"/>
      </w:r>
    </w:p>
    <w:p xmlns:wp14="http://schemas.microsoft.com/office/word/2010/wordml" w14:paraId="03733981" wp14:textId="77777777">
      <w:pPr>
        <w:pStyle w:val="Heading2"/>
        <w:spacing w:before="0" w:after="0"/>
        <w:rPr/>
      </w:pPr>
      <w:bookmarkStart w:name="__RefHeading___Toc6605_4257709489" w:id="157"/>
      <w:bookmarkStart w:name="architecture-cible-niveau-macro" w:id="158"/>
      <w:bookmarkEnd w:id="157"/>
      <w:r>
        <w:rPr/>
        <w:t>27 Architecture cible (niveau macro)</w:t>
      </w:r>
    </w:p>
    <w:p xmlns:wp14="http://schemas.microsoft.com/office/word/2010/wordml" w14:paraId="5F563EF7" wp14:textId="77777777">
      <w:pPr>
        <w:pStyle w:val="FirstParagraph"/>
        <w:rPr/>
      </w:pPr>
      <w:r>
        <w:rPr/>
        <w:t>L’architecture cible d’HydroScope vise à structurer de manière cohérente les différents composants du système afin de répondre aux besoins fonctionnels, aux exigences non fonctionnelles et aux contraintes d’interopérabilité. Elle doit permettre de garantir la robustesse, la scalabilité et la maintenabilité de la solution, tout en facilitant les évolutions futures.</w:t>
      </w:r>
    </w:p>
    <w:p xmlns:wp14="http://schemas.microsoft.com/office/word/2010/wordml" w14:paraId="05BCEC0C" wp14:textId="77777777">
      <w:pPr>
        <w:pStyle w:val="BodyText"/>
        <w:rPr/>
      </w:pPr>
      <w:r>
        <w:rPr/>
        <w:t>Cette architecture repose sur une séparation claire des responsabilités entre les différentes couches du système : acquisition des données, stockage, traitement, exposition et restitution.</w:t>
      </w:r>
    </w:p>
    <w:p xmlns:wp14="http://schemas.microsoft.com/office/word/2010/wordml" w14:paraId="64B50237" wp14:textId="77777777">
      <w:pPr>
        <w:pStyle w:val="Heading3"/>
        <w:rPr/>
      </w:pPr>
      <w:bookmarkStart w:name="principes-généraux" w:id="159"/>
      <w:r>
        <w:rPr/>
        <w:t>27.1 Principes généraux</w:t>
      </w:r>
    </w:p>
    <w:p xmlns:wp14="http://schemas.microsoft.com/office/word/2010/wordml" w14:paraId="78E738C9" wp14:textId="77777777">
      <w:pPr>
        <w:pStyle w:val="FirstParagraph"/>
        <w:rPr/>
      </w:pPr>
      <w:r>
        <w:rPr/>
        <w:t>L’architecture s’appuie sur les principes suivants :</w:t>
      </w:r>
    </w:p>
    <w:p xmlns:wp14="http://schemas.microsoft.com/office/word/2010/wordml" w14:paraId="4DEC5815" wp14:textId="77777777">
      <w:pPr>
        <w:pStyle w:val="Compact"/>
        <w:numPr>
          <w:ilvl w:val="0"/>
          <w:numId w:val="1"/>
        </w:numPr>
        <w:rPr/>
      </w:pPr>
      <w:r>
        <w:rPr>
          <w:b/>
          <w:bCs/>
        </w:rPr>
        <w:t>Modularité</w:t>
      </w:r>
      <w:r>
        <w:rPr/>
        <w:t xml:space="preserve"> : séparation des composants pour faciliter la maintenance et les évolutions ;</w:t>
      </w:r>
    </w:p>
    <w:p xmlns:wp14="http://schemas.microsoft.com/office/word/2010/wordml" w14:paraId="006185F0" wp14:textId="77777777">
      <w:pPr>
        <w:pStyle w:val="Compact"/>
        <w:numPr>
          <w:ilvl w:val="0"/>
          <w:numId w:val="1"/>
        </w:numPr>
        <w:rPr/>
      </w:pPr>
      <w:r>
        <w:rPr>
          <w:b/>
          <w:bCs/>
        </w:rPr>
        <w:t>Scalabilité</w:t>
      </w:r>
      <w:r>
        <w:rPr/>
        <w:t xml:space="preserve"> : capacité à gérer l’augmentation des volumes de données et des usages ;</w:t>
      </w:r>
    </w:p>
    <w:p xmlns:wp14="http://schemas.microsoft.com/office/word/2010/wordml" w14:paraId="1F06A3C4" wp14:textId="77777777">
      <w:pPr>
        <w:pStyle w:val="Compact"/>
        <w:numPr>
          <w:ilvl w:val="0"/>
          <w:numId w:val="1"/>
        </w:numPr>
        <w:rPr/>
      </w:pPr>
      <w:r>
        <w:rPr>
          <w:b/>
          <w:bCs/>
        </w:rPr>
        <w:t>Interopérabilité</w:t>
      </w:r>
      <w:r>
        <w:rPr/>
        <w:t xml:space="preserve"> : intégration facilitée avec des systèmes externes et respect des standards ;</w:t>
      </w:r>
    </w:p>
    <w:p xmlns:wp14="http://schemas.microsoft.com/office/word/2010/wordml" w14:paraId="53C831DC" wp14:textId="77777777">
      <w:pPr>
        <w:pStyle w:val="Compact"/>
        <w:numPr>
          <w:ilvl w:val="0"/>
          <w:numId w:val="1"/>
        </w:numPr>
        <w:rPr/>
      </w:pPr>
      <w:r>
        <w:rPr>
          <w:b/>
          <w:bCs/>
        </w:rPr>
        <w:t>Traçabilité</w:t>
      </w:r>
      <w:r>
        <w:rPr/>
        <w:t xml:space="preserve"> : capacité à suivre les flux de données et les traitements ;</w:t>
      </w:r>
    </w:p>
    <w:p xmlns:wp14="http://schemas.microsoft.com/office/word/2010/wordml" w14:paraId="636F2ED0" wp14:textId="77777777">
      <w:pPr>
        <w:pStyle w:val="Compact"/>
        <w:numPr>
          <w:ilvl w:val="0"/>
          <w:numId w:val="1"/>
        </w:numPr>
        <w:rPr/>
      </w:pPr>
      <w:r>
        <w:rPr>
          <w:b/>
          <w:bCs/>
        </w:rPr>
        <w:t>Ouverture</w:t>
      </w:r>
      <w:r>
        <w:rPr/>
        <w:t xml:space="preserve"> : recours privilégié à des technologies open source lorsque cela est pertinent.</w:t>
      </w:r>
      <w:bookmarkEnd w:id="159"/>
    </w:p>
    <w:p xmlns:wp14="http://schemas.microsoft.com/office/word/2010/wordml" w14:paraId="11302437" wp14:textId="77777777">
      <w:pPr>
        <w:pStyle w:val="Heading3"/>
        <w:rPr/>
      </w:pPr>
      <w:bookmarkStart w:name="schéma-fonctionnel" w:id="160"/>
      <w:r>
        <w:rPr/>
        <w:t>27.2 Schéma fonctionnel</w:t>
      </w:r>
    </w:p>
    <w:p xmlns:wp14="http://schemas.microsoft.com/office/word/2010/wordml" w14:paraId="2F566993" wp14:textId="77777777">
      <w:pPr>
        <w:pStyle w:val="FirstParagraph"/>
        <w:rPr/>
      </w:pPr>
      <w:r>
        <w:rPr/>
        <w:t>L’architecture s’organise autour de plusieurs briques principales :</w:t>
      </w:r>
    </w:p>
    <w:p xmlns:wp14="http://schemas.microsoft.com/office/word/2010/wordml" w14:paraId="059A1B4E" wp14:textId="77777777">
      <w:pPr>
        <w:pStyle w:val="Normal"/>
        <w:numPr>
          <w:ilvl w:val="0"/>
          <w:numId w:val="1"/>
        </w:numPr>
        <w:rPr/>
      </w:pPr>
      <w:r>
        <w:rPr>
          <w:b/>
          <w:bCs/>
        </w:rPr>
        <w:t>Sources de données</w:t>
      </w:r>
      <w:r>
        <w:rPr/>
        <w:t xml:space="preserve"> Données internes et externes (services institutionnels, données environnementales, données satellitaires, bases existantes).</w:t>
      </w:r>
    </w:p>
    <w:p xmlns:wp14="http://schemas.microsoft.com/office/word/2010/wordml" w14:paraId="54F1A13B" wp14:textId="77777777">
      <w:pPr>
        <w:pStyle w:val="Normal"/>
        <w:numPr>
          <w:ilvl w:val="0"/>
          <w:numId w:val="1"/>
        </w:numPr>
        <w:rPr/>
      </w:pPr>
      <w:r>
        <w:rPr>
          <w:b/>
          <w:bCs/>
        </w:rPr>
        <w:t>Couche d’ingestion</w:t>
      </w:r>
      <w:r>
        <w:rPr/>
        <w:t xml:space="preserve"> Mécanismes d’import et de connexion aux sources (API, fichiers, flux automatisés), incluant des processus de validation initiale.</w:t>
      </w:r>
    </w:p>
    <w:p xmlns:wp14="http://schemas.microsoft.com/office/word/2010/wordml" w14:paraId="428426DE" wp14:textId="77777777">
      <w:pPr>
        <w:pStyle w:val="Normal"/>
        <w:numPr>
          <w:ilvl w:val="0"/>
          <w:numId w:val="1"/>
        </w:numPr>
        <w:rPr/>
      </w:pPr>
      <w:r>
        <w:rPr>
          <w:b/>
          <w:bCs/>
        </w:rPr>
        <w:t>Couche de stockage</w:t>
      </w:r>
      <w:r>
        <w:rPr/>
        <w:t xml:space="preserve"> Stockage des données brutes et des données structurées :</w:t>
      </w:r>
    </w:p>
    <w:p xmlns:wp14="http://schemas.microsoft.com/office/word/2010/wordml" w14:paraId="20209562" wp14:textId="77777777">
      <w:pPr>
        <w:pStyle w:val="Compact"/>
        <w:numPr>
          <w:ilvl w:val="1"/>
          <w:numId w:val="1"/>
        </w:numPr>
        <w:rPr/>
      </w:pPr>
      <w:r>
        <w:rPr/>
        <w:t>base de données (relationnelle et/ou spatiale)</w:t>
      </w:r>
    </w:p>
    <w:p xmlns:wp14="http://schemas.microsoft.com/office/word/2010/wordml" w14:paraId="460CF0B9" wp14:textId="77777777">
      <w:pPr>
        <w:pStyle w:val="Compact"/>
        <w:numPr>
          <w:ilvl w:val="1"/>
          <w:numId w:val="1"/>
        </w:numPr>
        <w:rPr/>
      </w:pPr>
      <w:r>
        <w:rPr/>
        <w:t>stockage des historiques</w:t>
      </w:r>
    </w:p>
    <w:p xmlns:wp14="http://schemas.microsoft.com/office/word/2010/wordml" w14:paraId="5C671F1E" wp14:textId="77777777">
      <w:pPr>
        <w:pStyle w:val="Compact"/>
        <w:numPr>
          <w:ilvl w:val="1"/>
          <w:numId w:val="1"/>
        </w:numPr>
        <w:rPr/>
      </w:pPr>
      <w:r>
        <w:rPr/>
        <w:t>gestion des référentiels</w:t>
      </w:r>
    </w:p>
    <w:p xmlns:wp14="http://schemas.microsoft.com/office/word/2010/wordml" w14:paraId="2E857DFF" wp14:textId="77777777">
      <w:pPr>
        <w:pStyle w:val="Normal"/>
        <w:numPr>
          <w:ilvl w:val="0"/>
          <w:numId w:val="1"/>
        </w:numPr>
        <w:rPr/>
      </w:pPr>
      <w:r>
        <w:rPr>
          <w:b/>
          <w:bCs/>
        </w:rPr>
        <w:t>Couche de traitement</w:t>
      </w:r>
      <w:r>
        <w:rPr/>
        <w:t xml:space="preserve"> Traitements permettant :</w:t>
      </w:r>
    </w:p>
    <w:p xmlns:wp14="http://schemas.microsoft.com/office/word/2010/wordml" w14:paraId="27ABAAA9" wp14:textId="77777777">
      <w:pPr>
        <w:pStyle w:val="Compact"/>
        <w:numPr>
          <w:ilvl w:val="1"/>
          <w:numId w:val="1"/>
        </w:numPr>
        <w:rPr/>
      </w:pPr>
      <w:r>
        <w:rPr/>
        <w:t>la transformation et la normalisation des données</w:t>
      </w:r>
    </w:p>
    <w:p xmlns:wp14="http://schemas.microsoft.com/office/word/2010/wordml" w14:paraId="313F4928" wp14:textId="77777777">
      <w:pPr>
        <w:pStyle w:val="Compact"/>
        <w:numPr>
          <w:ilvl w:val="1"/>
          <w:numId w:val="1"/>
        </w:numPr>
        <w:rPr/>
      </w:pPr>
      <w:r>
        <w:rPr/>
        <w:t>le calcul des indicateurs</w:t>
      </w:r>
    </w:p>
    <w:p xmlns:wp14="http://schemas.microsoft.com/office/word/2010/wordml" w14:paraId="2C9B817A" wp14:textId="77777777">
      <w:pPr>
        <w:pStyle w:val="Compact"/>
        <w:numPr>
          <w:ilvl w:val="1"/>
          <w:numId w:val="1"/>
        </w:numPr>
        <w:rPr/>
      </w:pPr>
      <w:r>
        <w:rPr/>
        <w:t>l’agrégation spatiale et temporelle</w:t>
      </w:r>
    </w:p>
    <w:p xmlns:wp14="http://schemas.microsoft.com/office/word/2010/wordml" w14:paraId="681CE771" wp14:textId="77777777">
      <w:pPr>
        <w:pStyle w:val="Compact"/>
        <w:numPr>
          <w:ilvl w:val="1"/>
          <w:numId w:val="1"/>
        </w:numPr>
        <w:rPr/>
      </w:pPr>
      <w:r>
        <w:rPr/>
        <w:t>l’application des règles métier</w:t>
      </w:r>
    </w:p>
    <w:p xmlns:wp14="http://schemas.microsoft.com/office/word/2010/wordml" w14:paraId="11BC104E" wp14:textId="77777777">
      <w:pPr>
        <w:pStyle w:val="Normal"/>
        <w:numPr>
          <w:ilvl w:val="0"/>
          <w:numId w:val="1"/>
        </w:numPr>
        <w:rPr/>
      </w:pPr>
      <w:r>
        <w:rPr>
          <w:b/>
          <w:bCs/>
        </w:rPr>
        <w:t>Couche d’exposition (API)</w:t>
      </w:r>
      <w:r>
        <w:rPr/>
        <w:t xml:space="preserve"> Mise à disposition des données et indicateurs via des interfaces programmatiques, permettant leur consommation par l’application et par des systèmes tiers.</w:t>
      </w:r>
    </w:p>
    <w:p xmlns:wp14="http://schemas.microsoft.com/office/word/2010/wordml" w14:paraId="59FDF3E8" wp14:textId="77777777">
      <w:pPr>
        <w:pStyle w:val="Normal"/>
        <w:numPr>
          <w:ilvl w:val="0"/>
          <w:numId w:val="1"/>
        </w:numPr>
        <w:rPr/>
      </w:pPr>
      <w:r>
        <w:rPr>
          <w:b/>
          <w:bCs/>
        </w:rPr>
        <w:t>Couche de restitution (front-end)</w:t>
      </w:r>
      <w:r>
        <w:rPr/>
        <w:t xml:space="preserve"> Interfaces utilisateurs :</w:t>
      </w:r>
    </w:p>
    <w:p xmlns:wp14="http://schemas.microsoft.com/office/word/2010/wordml" w14:paraId="503D70BA" wp14:textId="77777777">
      <w:pPr>
        <w:pStyle w:val="Compact"/>
        <w:numPr>
          <w:ilvl w:val="1"/>
          <w:numId w:val="1"/>
        </w:numPr>
        <w:rPr/>
      </w:pPr>
      <w:r>
        <w:rPr/>
        <w:t>cartographie interactive</w:t>
      </w:r>
    </w:p>
    <w:p xmlns:wp14="http://schemas.microsoft.com/office/word/2010/wordml" w14:paraId="01B2400E" wp14:textId="77777777">
      <w:pPr>
        <w:pStyle w:val="Compact"/>
        <w:numPr>
          <w:ilvl w:val="1"/>
          <w:numId w:val="1"/>
        </w:numPr>
        <w:rPr/>
      </w:pPr>
      <w:r>
        <w:rPr/>
        <w:t>tableaux de bord</w:t>
      </w:r>
    </w:p>
    <w:p xmlns:wp14="http://schemas.microsoft.com/office/word/2010/wordml" w14:paraId="22B8AE36" wp14:textId="77777777">
      <w:pPr>
        <w:pStyle w:val="Compact"/>
        <w:numPr>
          <w:ilvl w:val="1"/>
          <w:numId w:val="1"/>
        </w:numPr>
        <w:rPr/>
      </w:pPr>
      <w:r>
        <w:rPr/>
        <w:t>fiches détaillées</w:t>
      </w:r>
    </w:p>
    <w:p xmlns:wp14="http://schemas.microsoft.com/office/word/2010/wordml" w14:paraId="1AF8D055" wp14:textId="77777777">
      <w:pPr>
        <w:pStyle w:val="Compact"/>
        <w:numPr>
          <w:ilvl w:val="1"/>
          <w:numId w:val="1"/>
        </w:numPr>
        <w:rPr/>
      </w:pPr>
      <w:r>
        <w:rPr/>
        <w:t>outils d’exploration et d’analyse</w:t>
      </w:r>
      <w:bookmarkEnd w:id="160"/>
    </w:p>
    <w:p xmlns:wp14="http://schemas.microsoft.com/office/word/2010/wordml" w14:paraId="62EE1C12" wp14:textId="77777777">
      <w:pPr>
        <w:pStyle w:val="Heading3"/>
        <w:rPr/>
      </w:pPr>
      <w:bookmarkStart w:name="X2ebd6ee6fdcd44b9ccc49a1cd97aca5156328a7" w:id="161"/>
      <w:r>
        <w:rPr/>
        <w:t>27.3 Intégration au système d’information existant</w:t>
      </w:r>
    </w:p>
    <w:p xmlns:wp14="http://schemas.microsoft.com/office/word/2010/wordml" w14:paraId="0E032189" wp14:textId="77777777">
      <w:pPr>
        <w:pStyle w:val="FirstParagraph"/>
        <w:rPr/>
      </w:pPr>
      <w:r>
        <w:rPr/>
        <w:t>HydroScope doit s’intégrer dans l’écosystème existant de l’Observatoire et des partenaires.</w:t>
      </w:r>
    </w:p>
    <w:p xmlns:wp14="http://schemas.microsoft.com/office/word/2010/wordml" w14:paraId="0880AD94" wp14:textId="77777777">
      <w:pPr>
        <w:pStyle w:val="BodyText"/>
        <w:rPr/>
      </w:pPr>
      <w:r>
        <w:rPr/>
        <w:t>Cela concerne :</w:t>
      </w:r>
    </w:p>
    <w:p xmlns:wp14="http://schemas.microsoft.com/office/word/2010/wordml" w14:paraId="49A1A929" wp14:textId="77777777">
      <w:pPr>
        <w:pStyle w:val="Compact"/>
        <w:numPr>
          <w:ilvl w:val="0"/>
          <w:numId w:val="1"/>
        </w:numPr>
        <w:rPr/>
      </w:pPr>
      <w:r>
        <w:rPr/>
        <w:t>la connexion à des sources de données existantes sans duplication inutile ;</w:t>
      </w:r>
    </w:p>
    <w:p xmlns:wp14="http://schemas.microsoft.com/office/word/2010/wordml" w14:paraId="6F4F1A5D" wp14:textId="77777777">
      <w:pPr>
        <w:pStyle w:val="Compact"/>
        <w:numPr>
          <w:ilvl w:val="0"/>
          <w:numId w:val="1"/>
        </w:numPr>
        <w:rPr/>
      </w:pPr>
      <w:r>
        <w:rPr/>
        <w:t>la capacité à consommer des services externes (API, flux de données) ;</w:t>
      </w:r>
    </w:p>
    <w:p xmlns:wp14="http://schemas.microsoft.com/office/word/2010/wordml" w14:paraId="36912AB5" wp14:textId="77777777">
      <w:pPr>
        <w:pStyle w:val="Compact"/>
        <w:numPr>
          <w:ilvl w:val="0"/>
          <w:numId w:val="1"/>
        </w:numPr>
        <w:rPr/>
      </w:pPr>
      <w:r>
        <w:rPr/>
        <w:t>la possibilité de diffuser les données produites vers d’autres systèmes ;</w:t>
      </w:r>
    </w:p>
    <w:p xmlns:wp14="http://schemas.microsoft.com/office/word/2010/wordml" w14:paraId="306C93F9" wp14:textId="77777777">
      <w:pPr>
        <w:pStyle w:val="Compact"/>
        <w:numPr>
          <w:ilvl w:val="0"/>
          <w:numId w:val="1"/>
        </w:numPr>
        <w:rPr/>
      </w:pPr>
      <w:r>
        <w:rPr/>
        <w:t>la compatibilité avec les outils SIG et les standards géographiques.</w:t>
      </w:r>
    </w:p>
    <w:p xmlns:wp14="http://schemas.microsoft.com/office/word/2010/wordml" w14:paraId="7484FEFB" wp14:textId="77777777">
      <w:pPr>
        <w:pStyle w:val="FirstParagraph"/>
        <w:rPr/>
      </w:pPr>
      <w:r>
        <w:rPr/>
        <w:t>Cette intégration doit être pensée de manière à limiter les redondances et à favoriser la cohérence des données entre systèmes.</w:t>
      </w:r>
      <w:bookmarkEnd w:id="161"/>
    </w:p>
    <w:p xmlns:wp14="http://schemas.microsoft.com/office/word/2010/wordml" w14:paraId="62F30B7E" wp14:textId="77777777">
      <w:pPr>
        <w:pStyle w:val="Heading3"/>
        <w:rPr/>
      </w:pPr>
      <w:bookmarkStart w:name="choix-technologiques" w:id="162"/>
      <w:r>
        <w:rPr/>
        <w:t>27.4 Choix technologiques</w:t>
      </w:r>
    </w:p>
    <w:p xmlns:wp14="http://schemas.microsoft.com/office/word/2010/wordml" w14:paraId="0EFD75D8" wp14:textId="77777777">
      <w:pPr>
        <w:pStyle w:val="FirstParagraph"/>
        <w:rPr/>
      </w:pPr>
      <w:r>
        <w:rPr/>
        <w:t>Les choix technologiques ci</w:t>
      </w:r>
      <w:r>
        <w:rPr/>
        <w:noBreakHyphen/>
      </w:r>
      <w:r>
        <w:rPr/>
        <w:t>dessous sont proposés pour répondre aux exigences du projet en matière de performance, de sécurité, d’interopérabilité et de maintenabilité. Ils s’appuient sur des technologies open source et des standards en vigueur dans le domaine des données géographiques.</w:t>
      </w:r>
    </w:p>
    <w:p xmlns:wp14="http://schemas.microsoft.com/office/word/2010/wordml" w14:paraId="3D397B6A" wp14:textId="77777777">
      <w:pPr>
        <w:pStyle w:val="Heading4"/>
        <w:rPr/>
      </w:pPr>
      <w:bookmarkStart w:name="stack-applicative" w:id="163"/>
      <w:r>
        <w:rPr/>
        <w:t>27.4.1 Stack applicative</w:t>
      </w:r>
    </w:p>
    <w:p xmlns:wp14="http://schemas.microsoft.com/office/word/2010/wordml" w14:paraId="06F91F42" wp14:textId="77777777">
      <w:pPr>
        <w:pStyle w:val="Compact"/>
        <w:numPr>
          <w:ilvl w:val="0"/>
          <w:numId w:val="1"/>
        </w:numPr>
        <w:rPr/>
      </w:pPr>
      <w:r>
        <w:rPr>
          <w:b/>
          <w:bCs/>
        </w:rPr>
        <w:t>Frontend</w:t>
      </w:r>
      <w:r>
        <w:rPr/>
        <w:t xml:space="preserve"> : application web monopage (SPA) développée en </w:t>
      </w:r>
      <w:r>
        <w:rPr>
          <w:b/>
          <w:bCs/>
        </w:rPr>
        <w:t>Vue.js</w:t>
      </w:r>
      <w:r>
        <w:rPr/>
        <w:t xml:space="preserve"> , </w:t>
      </w:r>
      <w:r>
        <w:rPr>
          <w:b/>
          <w:bCs/>
        </w:rPr>
        <w:t>React</w:t>
      </w:r>
      <w:r>
        <w:rPr/>
        <w:t xml:space="preserve"> , selon les compétences disponibles au sein de l’équipe OEIL. L’interface est conçue pour être accessible et adaptable aux différents profils d’utilisateurs (experts, partenaires institutionnels, grand public).</w:t>
      </w:r>
    </w:p>
    <w:p xmlns:wp14="http://schemas.microsoft.com/office/word/2010/wordml" w14:paraId="3A040C2F" wp14:textId="77777777">
      <w:pPr>
        <w:pStyle w:val="Compact"/>
        <w:numPr>
          <w:ilvl w:val="0"/>
          <w:numId w:val="1"/>
        </w:numPr>
        <w:rPr/>
      </w:pPr>
      <w:r>
        <w:rPr>
          <w:b/>
          <w:bCs/>
        </w:rPr>
        <w:t>Cartographie</w:t>
      </w:r>
      <w:r>
        <w:rPr/>
        <w:t xml:space="preserve"> : utilisation de </w:t>
      </w:r>
      <w:r>
        <w:rPr>
          <w:b/>
          <w:bCs/>
        </w:rPr>
        <w:t>MapLibre GL JS</w:t>
      </w:r>
      <w:r>
        <w:rPr/>
        <w:t xml:space="preserve"> ou </w:t>
      </w:r>
      <w:r>
        <w:rPr>
          <w:b/>
          <w:bCs/>
        </w:rPr>
        <w:t>OpenLayers</w:t>
      </w:r>
      <w:r>
        <w:rPr/>
        <w:t xml:space="preserve"> pour la restitution cartographique interactive. Le système supporte le tuilage vectoriel et raster (architecture tuilage) afin d’assurer des performances optimales quel que soit le volume de données affiché.</w:t>
      </w:r>
    </w:p>
    <w:p xmlns:wp14="http://schemas.microsoft.com/office/word/2010/wordml" w14:paraId="62E6A77B" wp14:textId="77777777">
      <w:pPr>
        <w:pStyle w:val="Compact"/>
        <w:numPr>
          <w:ilvl w:val="0"/>
          <w:numId w:val="1"/>
        </w:numPr>
        <w:rPr/>
      </w:pPr>
      <w:r>
        <w:rPr>
          <w:b/>
          <w:bCs/>
        </w:rPr>
        <w:t>API backend</w:t>
      </w:r>
      <w:r>
        <w:rPr/>
        <w:t xml:space="preserve"> : exposition des données et des indicateurs via des endpoints RESTful, et conformes aux standards OGC (WMS, WFS) et compatibles avec les systèmes ESRI. L’API sert de couche d’abstraction entre le front-end et la couche de traitement.</w:t>
      </w:r>
    </w:p>
    <w:p xmlns:wp14="http://schemas.microsoft.com/office/word/2010/wordml" w14:paraId="2A21C58F" wp14:textId="77777777">
      <w:pPr>
        <w:pStyle w:val="Compact"/>
        <w:numPr>
          <w:ilvl w:val="0"/>
          <w:numId w:val="1"/>
        </w:numPr>
        <w:rPr/>
      </w:pPr>
      <w:r>
        <w:rPr>
          <w:b/>
          <w:bCs/>
        </w:rPr>
        <w:t>Géotraitements</w:t>
      </w:r>
      <w:r>
        <w:rPr/>
        <w:t xml:space="preserve"> : les traitements géographiques spécifiques (validation topologique, contrôle qualité géométrique, agrégation spatiale sur la grille H3) sont réalisés côté serveur via des pipelines dédiés.</w:t>
      </w:r>
      <w:bookmarkEnd w:id="163"/>
    </w:p>
    <w:p xmlns:wp14="http://schemas.microsoft.com/office/word/2010/wordml" w14:paraId="07F42783" wp14:textId="77777777">
      <w:pPr>
        <w:pStyle w:val="Heading4"/>
        <w:rPr/>
      </w:pPr>
      <w:bookmarkStart w:name="données-et-stockage" w:id="164"/>
      <w:r>
        <w:rPr/>
        <w:t>27.4.2 Données et stockage</w:t>
      </w:r>
    </w:p>
    <w:p xmlns:wp14="http://schemas.microsoft.com/office/word/2010/wordml" w14:paraId="29E02DF2" wp14:textId="77777777">
      <w:pPr>
        <w:pStyle w:val="Compact"/>
        <w:numPr>
          <w:ilvl w:val="0"/>
          <w:numId w:val="1"/>
        </w:numPr>
        <w:rPr/>
      </w:pPr>
      <w:r>
        <w:rPr>
          <w:b/>
          <w:bCs/>
        </w:rPr>
        <w:t>Base de données</w:t>
      </w:r>
      <w:r>
        <w:rPr/>
        <w:t xml:space="preserve"> : </w:t>
      </w:r>
      <w:r>
        <w:rPr>
          <w:b/>
          <w:bCs/>
        </w:rPr>
        <w:t>PostgreSQL</w:t>
      </w:r>
      <w:r>
        <w:rPr/>
        <w:t xml:space="preserve"> avec l’extension </w:t>
      </w:r>
      <w:r>
        <w:rPr>
          <w:b/>
          <w:bCs/>
        </w:rPr>
        <w:t>PostGIS</w:t>
      </w:r>
      <w:r>
        <w:rPr/>
        <w:t xml:space="preserve"> pour le stockage des données relationnelles et spatiales. Ce choix garantit la compatibilité avec les standards géographiques et la capacité à gérer des volumes de données importants.</w:t>
      </w:r>
    </w:p>
    <w:p xmlns:wp14="http://schemas.microsoft.com/office/word/2010/wordml" w14:paraId="7B9B3919" wp14:textId="77777777">
      <w:pPr>
        <w:pStyle w:val="Compact"/>
        <w:numPr>
          <w:ilvl w:val="0"/>
          <w:numId w:val="1"/>
        </w:numPr>
        <w:rPr/>
      </w:pPr>
      <w:r>
        <w:rPr>
          <w:b/>
          <w:bCs/>
        </w:rPr>
        <w:t>Historisation</w:t>
      </w:r>
      <w:r>
        <w:rPr/>
        <w:t xml:space="preserve"> : mécanisme de versionnement des données via </w:t>
      </w:r>
      <w:r>
        <w:rPr>
          <w:b/>
          <w:bCs/>
        </w:rPr>
        <w:t>GeoDiff</w:t>
      </w:r>
      <w:r>
        <w:rPr/>
        <w:t xml:space="preserve"> (ou équivalent), permettant de conserver un état complet des données à chaque mise à jour et de reconstituer la source exacte d’un indicateur produit à une date donnée.</w:t>
      </w:r>
    </w:p>
    <w:p xmlns:wp14="http://schemas.microsoft.com/office/word/2010/wordml" w14:paraId="6405740E" wp14:textId="77777777">
      <w:pPr>
        <w:pStyle w:val="Compact"/>
        <w:numPr>
          <w:ilvl w:val="0"/>
          <w:numId w:val="1"/>
        </w:numPr>
        <w:rPr/>
      </w:pPr>
      <w:r>
        <w:rPr>
          <w:b/>
          <w:bCs/>
        </w:rPr>
        <w:t>Référentiels</w:t>
      </w:r>
      <w:r>
        <w:rPr/>
        <w:t xml:space="preserve"> : gestion centralisée des référentiels (objets géographiques, indicateurs, sources de données) avec possibilité d’évolution progressive.</w:t>
      </w:r>
    </w:p>
    <w:p xmlns:wp14="http://schemas.microsoft.com/office/word/2010/wordml" w14:paraId="5A99404A" wp14:textId="77777777">
      <w:pPr>
        <w:pStyle w:val="Compact"/>
        <w:numPr>
          <w:ilvl w:val="0"/>
          <w:numId w:val="1"/>
        </w:numPr>
        <w:rPr/>
      </w:pPr>
      <w:r>
        <w:rPr>
          <w:b/>
          <w:bCs/>
        </w:rPr>
        <w:t>Catalogage</w:t>
      </w:r>
      <w:r>
        <w:rPr/>
        <w:t xml:space="preserve"> : les jeux de données et les indicateurs sont référencés dans un catalogue structuré, exposé via des standards </w:t>
      </w:r>
      <w:r>
        <w:rPr>
          <w:b/>
          <w:bCs/>
        </w:rPr>
        <w:t>STAC</w:t>
      </w:r>
      <w:r>
        <w:rPr/>
        <w:t xml:space="preserve"> (SpatioTemporal Asset Catalog) </w:t>
      </w:r>
      <w:r>
        <w:rPr>
          <w:b/>
          <w:bCs/>
        </w:rPr>
        <w:t>Intake</w:t>
      </w:r>
      <w:r>
        <w:rPr/>
        <w:t xml:space="preserve"> et </w:t>
      </w:r>
      <w:r>
        <w:rPr>
          <w:b/>
          <w:bCs/>
        </w:rPr>
        <w:t>CKAN</w:t>
      </w:r>
      <w:r>
        <w:rPr/>
        <w:t>, assurant la traçabilité, la découverte des données interapplicative et la consultation par des utilisateurs.</w:t>
      </w:r>
      <w:bookmarkEnd w:id="164"/>
    </w:p>
    <w:p xmlns:wp14="http://schemas.microsoft.com/office/word/2010/wordml" w14:paraId="3B75F0D5" wp14:textId="77777777">
      <w:pPr>
        <w:pStyle w:val="Heading4"/>
        <w:rPr/>
      </w:pPr>
      <w:bookmarkStart w:name="intégration-et-pipelines-de-données" w:id="165"/>
      <w:r>
        <w:rPr/>
        <w:t>27.4.3 Intégration et pipelines de données</w:t>
      </w:r>
    </w:p>
    <w:p xmlns:wp14="http://schemas.microsoft.com/office/word/2010/wordml" w14:paraId="5A7D8A72" wp14:textId="77777777">
      <w:pPr>
        <w:pStyle w:val="Compact"/>
        <w:numPr>
          <w:ilvl w:val="0"/>
          <w:numId w:val="1"/>
        </w:numPr>
        <w:rPr/>
      </w:pPr>
      <w:r>
        <w:rPr>
          <w:b/>
          <w:bCs/>
        </w:rPr>
        <w:t>ETL / Transformation</w:t>
      </w:r>
      <w:r>
        <w:rPr/>
        <w:t xml:space="preserve"> : les pipelines d’intégration et de transformation des données sont construits avec </w:t>
      </w:r>
      <w:r>
        <w:rPr>
          <w:b/>
          <w:bCs/>
        </w:rPr>
        <w:t>dbt</w:t>
      </w:r>
      <w:r>
        <w:rPr/>
        <w:t xml:space="preserve"> (data build tool), assurant la traçabilité des traitements, la reproductibilité des résultats et la cohérence entre les données sources et les indicateurs produits.</w:t>
      </w:r>
    </w:p>
    <w:p xmlns:wp14="http://schemas.microsoft.com/office/word/2010/wordml" w14:paraId="2704E50F" wp14:textId="77777777">
      <w:pPr>
        <w:pStyle w:val="Compact"/>
        <w:numPr>
          <w:ilvl w:val="0"/>
          <w:numId w:val="1"/>
        </w:numPr>
        <w:rPr/>
      </w:pPr>
      <w:r>
        <w:rPr>
          <w:b/>
          <w:bCs/>
        </w:rPr>
        <w:t>Modèle de données</w:t>
      </w:r>
      <w:r>
        <w:rPr/>
        <w:t xml:space="preserve"> : le modèle conceptuel de données (MCD) repose sur les entités principales du projet : </w:t>
      </w:r>
      <w:r>
        <w:rPr>
          <w:b/>
          <w:bCs/>
        </w:rPr>
        <w:t>PPE</w:t>
      </w:r>
      <w:r>
        <w:rPr/>
        <w:t xml:space="preserve"> (Périmètres de Protection de l’Eau), </w:t>
      </w:r>
      <w:r>
        <w:rPr>
          <w:b/>
          <w:bCs/>
        </w:rPr>
        <w:t>BV</w:t>
      </w:r>
      <w:r>
        <w:rPr/>
        <w:t xml:space="preserve"> (Bassins Versants) et </w:t>
      </w:r>
      <w:r>
        <w:rPr>
          <w:b/>
          <w:bCs/>
        </w:rPr>
        <w:t>captages/forages</w:t>
      </w:r>
      <w:r>
        <w:rPr/>
        <w:t>, avec des tables de référence et de fait clairement identifiées.</w:t>
      </w:r>
    </w:p>
    <w:p xmlns:wp14="http://schemas.microsoft.com/office/word/2010/wordml" w14:paraId="1426D0FD" wp14:textId="77777777">
      <w:pPr>
        <w:pStyle w:val="Compact"/>
        <w:numPr>
          <w:ilvl w:val="0"/>
          <w:numId w:val="1"/>
        </w:numPr>
        <w:rPr/>
      </w:pPr>
      <w:r>
        <w:rPr>
          <w:b/>
          <w:bCs/>
        </w:rPr>
        <w:t>Guidelines d’intégration</w:t>
      </w:r>
      <w:r>
        <w:rPr/>
        <w:t xml:space="preserve"> : un document de référence (guidelines d’intégration) est produit pour formaliser les modalités de connexion aux sources de données, les formats d’échange attendus et les règles de qualité applicables.</w:t>
      </w:r>
    </w:p>
    <w:p xmlns:wp14="http://schemas.microsoft.com/office/word/2010/wordml" w14:paraId="7E7FCDEE" wp14:textId="77777777">
      <w:pPr>
        <w:pStyle w:val="Compact"/>
        <w:numPr>
          <w:ilvl w:val="0"/>
          <w:numId w:val="1"/>
        </w:numPr>
        <w:rPr/>
      </w:pPr>
      <w:r>
        <w:rPr>
          <w:b/>
          <w:bCs/>
        </w:rPr>
        <w:t>Cluster de traitemenent paralélisé</w:t>
      </w:r>
      <w:r>
        <w:rPr/>
        <w:t xml:space="preserve"> : les traitement des données est effectué sur un cluster </w:t>
      </w:r>
      <w:r>
        <w:rPr>
          <w:b/>
          <w:bCs/>
        </w:rPr>
        <w:t>Dask</w:t>
      </w:r>
      <w:r>
        <w:rPr/>
        <w:t xml:space="preserve"> pour faciliter la production des indicateurs sur des données lourdes.</w:t>
      </w:r>
      <w:bookmarkEnd w:id="165"/>
    </w:p>
    <w:p xmlns:wp14="http://schemas.microsoft.com/office/word/2010/wordml" w14:paraId="5D3F53A4" wp14:textId="77777777">
      <w:pPr>
        <w:pStyle w:val="Heading4"/>
        <w:rPr/>
      </w:pPr>
      <w:bookmarkStart w:name="infrastructure" w:id="166"/>
      <w:r>
        <w:rPr/>
        <w:t>27.4.4 Infrastructure</w:t>
      </w:r>
    </w:p>
    <w:p xmlns:wp14="http://schemas.microsoft.com/office/word/2010/wordml" w14:paraId="0C9BD5C4" wp14:textId="77777777">
      <w:pPr>
        <w:pStyle w:val="Compact"/>
        <w:numPr>
          <w:ilvl w:val="0"/>
          <w:numId w:val="1"/>
        </w:numPr>
        <w:rPr/>
      </w:pPr>
      <w:r>
        <w:rPr>
          <w:b/>
          <w:bCs/>
        </w:rPr>
        <w:t>Hébergement</w:t>
      </w:r>
      <w:r>
        <w:rPr/>
        <w:t xml:space="preserve"> : le système est déployé sur une infrastructure dédiée, conforme aux exigences de sécurité et de souveraineté des données institutionnelles. L’hébergement est à la charge de l’OEIL ou de son prestataire infrastructure.</w:t>
      </w:r>
    </w:p>
    <w:p xmlns:wp14="http://schemas.microsoft.com/office/word/2010/wordml" w14:paraId="53696345" wp14:textId="77777777">
      <w:pPr>
        <w:pStyle w:val="Compact"/>
        <w:numPr>
          <w:ilvl w:val="0"/>
          <w:numId w:val="1"/>
        </w:numPr>
        <w:rPr/>
      </w:pPr>
      <w:r>
        <w:rPr>
          <w:b/>
          <w:bCs/>
        </w:rPr>
        <w:t>Environnements</w:t>
      </w:r>
      <w:r>
        <w:rPr/>
        <w:t xml:space="preserve"> : trois environnements distincts sont mis en place — développement, test/recette/qualification, production — afin de sécuriser les mises en production et limiter les risques de régression.</w:t>
      </w:r>
    </w:p>
    <w:p xmlns:wp14="http://schemas.microsoft.com/office/word/2010/wordml" w14:paraId="02D60CE7" wp14:textId="77777777">
      <w:pPr>
        <w:pStyle w:val="Compact"/>
        <w:numPr>
          <w:ilvl w:val="0"/>
          <w:numId w:val="1"/>
        </w:numPr>
        <w:rPr/>
      </w:pPr>
      <w:r>
        <w:rPr>
          <w:b/>
          <w:bCs/>
        </w:rPr>
        <w:t>CI/CD</w:t>
      </w:r>
      <w:r>
        <w:rPr/>
        <w:t xml:space="preserve"> : un pipeline d’intégration et de déploiement continus est configuré pour automatiser les tests, la validation et la mise en production des livrables.</w:t>
      </w:r>
    </w:p>
    <w:p xmlns:wp14="http://schemas.microsoft.com/office/word/2010/wordml" w14:paraId="59EC87EB" wp14:textId="77777777">
      <w:pPr>
        <w:pStyle w:val="Compact"/>
        <w:numPr>
          <w:ilvl w:val="0"/>
          <w:numId w:val="1"/>
        </w:numPr>
        <w:rPr/>
      </w:pPr>
      <w:r>
        <w:rPr>
          <w:b/>
          <w:bCs/>
        </w:rPr>
        <w:t>Sécurité et accès</w:t>
      </w:r>
      <w:r>
        <w:rPr/>
        <w:t xml:space="preserve"> : mécanismes d’authentification et de gestion des droits (RBAC) sont mis en place. La protection des données utilisateur et sensibles est assurée conformément au RGPD et aux directives institutionnelles.</w:t>
      </w:r>
    </w:p>
    <w:p xmlns:wp14="http://schemas.microsoft.com/office/word/2010/wordml" w14:paraId="48D29FD3" wp14:textId="77777777">
      <w:pPr>
        <w:pStyle w:val="Compact"/>
        <w:numPr>
          <w:ilvl w:val="0"/>
          <w:numId w:val="1"/>
        </w:numPr>
        <w:rPr/>
      </w:pPr>
      <w:r>
        <w:rPr>
          <w:b/>
          <w:bCs/>
        </w:rPr>
        <w:t>Sauvegarde et restauration</w:t>
      </w:r>
      <w:r>
        <w:rPr/>
        <w:t xml:space="preserve"> : des mécanismes de sauvegarde régulière (Barman ou équivalent) et de restauration sont configurés avec des délais de récupération évalué en cours de projet (un test de recuperation de la base complète sera effectué avant la mise en production).</w:t>
      </w:r>
    </w:p>
    <w:p xmlns:wp14="http://schemas.microsoft.com/office/word/2010/wordml" w14:paraId="0589B818" wp14:textId="77777777">
      <w:pPr>
        <w:pStyle w:val="Compact"/>
        <w:numPr>
          <w:ilvl w:val="0"/>
          <w:numId w:val="1"/>
        </w:numPr>
        <w:rPr/>
      </w:pPr>
      <w:r>
        <w:rPr>
          <w:b/>
          <w:bCs/>
        </w:rPr>
        <w:t>Monitoring</w:t>
      </w:r>
      <w:r>
        <w:rPr/>
        <w:t xml:space="preserve"> : un dispositif de supervision couvre le bon fonctionnement des traitements, la surveillance des connexions aux sources de données, les performances (healthcheck, temps de réponse, disponibilité) et la gestion des alertes en cas d’anomalie.</w:t>
      </w:r>
    </w:p>
    <w:tbl>
      <w:tblPr>
        <w:tblStyle w:val="Table"/>
        <w:tblW w:w="5000" w:type="pct"/>
        <w:jc w:val="left"/>
        <w:tblInd w:w="114" w:type="dxa"/>
        <w:tblLayout w:type="fixed"/>
        <w:tblCellMar>
          <w:top w:w="92" w:type="dxa"/>
          <w:left w:w="144" w:type="dxa"/>
          <w:bottom w:w="92" w:type="dxa"/>
          <w:right w:w="144" w:type="dxa"/>
        </w:tblCellMar>
        <w:tblLook w:val="0000" w:firstRow="0" w:lastRow="0" w:firstColumn="0" w:lastColumn="0" w:noHBand="0" w:noVBand="0"/>
      </w:tblPr>
      <w:tblGrid>
        <w:gridCol w:w="9360"/>
      </w:tblGrid>
      <w:tr xmlns:wp14="http://schemas.microsoft.com/office/word/2010/wordml" w14:paraId="599E558C" wp14:textId="77777777">
        <w:trPr>
          <w:cantSplit/>
        </w:trPr>
        <w:tc>
          <w:tcPr>
            <w:tcW w:w="9360" w:type="dxa"/>
            <w:tcBorders>
              <w:top w:val="single" w:color="CC1914" w:sz="4" w:space="0"/>
              <w:left w:val="single" w:color="CC1914" w:sz="24" w:space="0"/>
              <w:right w:val="single" w:color="CC1914" w:sz="4" w:space="0"/>
            </w:tcBorders>
            <w:shd w:val="clear" w:color="auto" w:fill="F7DDDC"/>
          </w:tcPr>
          <w:p w14:paraId="220C2B3B" wp14:textId="77777777">
            <w:pPr>
              <w:pStyle w:val="FirstParagraph"/>
              <w:spacing w:before="0" w:after="0"/>
              <w:textAlignment w:val="center"/>
              <w:rPr/>
            </w:pPr>
            <w:r>
              <w:rPr/>
              <w:drawing>
                <wp:inline xmlns:wp14="http://schemas.microsoft.com/office/word/2010/wordprocessingDrawing" distT="0" distB="0" distL="0" distR="0" wp14:anchorId="1AF2C33D" wp14:editId="7777777">
                  <wp:extent cx="152400" cy="152400"/>
                  <wp:effectExtent l="0" t="0" r="0" b="0"/>
                  <wp:docPr id="49"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3"/>
                          <pic:cNvPicPr>
                            <a:picLocks noChangeAspect="1" noChangeArrowheads="1"/>
                          </pic:cNvPicPr>
                        </pic:nvPicPr>
                        <pic:blipFill>
                          <a:blip r:embed="rId4"/>
                          <a:stretch>
                            <a:fillRect/>
                          </a:stretch>
                        </pic:blipFill>
                        <pic:spPr bwMode="auto">
                          <a:xfrm>
                            <a:off x="0" y="0"/>
                            <a:ext cx="152400" cy="152400"/>
                          </a:xfrm>
                          <a:prstGeom prst="rect">
                            <a:avLst/>
                          </a:prstGeom>
                          <a:noFill/>
                        </pic:spPr>
                      </pic:pic>
                    </a:graphicData>
                  </a:graphic>
                </wp:inline>
              </w:drawing>
            </w:r>
            <w:r>
              <w:rPr/>
              <w:t xml:space="preserve">  </w:t>
            </w:r>
            <w:r>
              <w:rPr/>
              <w:t>Important</w:t>
            </w:r>
          </w:p>
        </w:tc>
      </w:tr>
      <w:tr xmlns:wp14="http://schemas.microsoft.com/office/word/2010/wordml" w14:paraId="25CDECAC" wp14:textId="77777777">
        <w:trPr>
          <w:cantSplit/>
        </w:trPr>
        <w:tc>
          <w:tcPr>
            <w:tcW w:w="9360" w:type="dxa"/>
            <w:tcBorders>
              <w:left w:val="single" w:color="CC1914" w:sz="24" w:space="0"/>
              <w:bottom w:val="single" w:color="CC1914" w:sz="4" w:space="0"/>
              <w:right w:val="single" w:color="CC1914" w:sz="4" w:space="0"/>
            </w:tcBorders>
            <w:tcMar>
              <w:top w:w="108" w:type="dxa"/>
              <w:bottom w:w="108" w:type="dxa"/>
            </w:tcMar>
          </w:tcPr>
          <w:p w14:paraId="3A8AFCC5" wp14:textId="77777777">
            <w:pPr>
              <w:pStyle w:val="BodyText"/>
              <w:spacing w:before="16" w:after="180"/>
              <w:rPr/>
            </w:pPr>
            <w:r>
              <w:rPr/>
              <w:t>Ces choix devront être validés en cohérence avec les contraintes des partenaires, les compétences disponibles au sein de l’équipe OEIL et les exigences contractuelles du projet.</w:t>
            </w:r>
          </w:p>
          <w:p w14:paraId="368D050D" wp14:textId="77777777">
            <w:pPr>
              <w:pStyle w:val="HighlightYellow"/>
              <w:rPr/>
            </w:pPr>
            <w:bookmarkStart w:name="historisation-valider-architecture-cible" w:id="167"/>
            <w:r>
              <w:rPr/>
              <w:t>@todo [priority=high, section=historisation] : valider architecture cible avec l’équipe OEIL, en particulier sur les aspects technologiques et d’intégration.</w:t>
            </w:r>
            <w:bookmarkEnd w:id="167"/>
          </w:p>
          <w:p w14:paraId="6D98A12B" wp14:textId="77777777">
            <w:pPr>
              <w:pStyle w:val="Normal"/>
              <w:spacing w:before="0" w:after="200"/>
              <w:jc w:val="left"/>
              <w:rPr>
                <w:sz w:val="24"/>
              </w:rPr>
            </w:pPr>
            <w:r>
              <w:rPr>
                <w:sz w:val="24"/>
              </w:rPr>
            </w:r>
          </w:p>
        </w:tc>
      </w:tr>
    </w:tbl>
    <w:p xmlns:wp14="http://schemas.microsoft.com/office/word/2010/wordml" w14:paraId="4DC74B04" wp14:textId="77777777">
      <w:pPr>
        <w:pStyle w:val="Normal"/>
        <w:rPr/>
      </w:pPr>
      <w:r>
        <w:rPr/>
        <mc:AlternateContent>
          <mc:Choice Requires="wps">
            <w:drawing>
              <wp:inline xmlns:wp14="http://schemas.microsoft.com/office/word/2010/wordprocessingDrawing" distT="0" distB="0" distL="0" distR="0" wp14:anchorId="2CC851FB" wp14:editId="7777777">
                <wp:extent cx="635"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w14:anchorId="4FFAD244">
              <v:rect id="shape_0" style="position:absolute;margin-left:0pt;margin-top:-1.55pt;width:0pt;height:1.45pt;mso-wrap-style:none;v-text-anchor:middle;mso-position-horizontal:center;mso-position-vertical:top" o:allowincell="f" fillcolor="white" stroked="t">
                <v:fill type="solid" color2="black" o:detectmouseclick="t"/>
                <v:stroke color="black" joinstyle="round" endcap="flat"/>
                <w10:wrap type="topAndBottom"/>
              </v:rect>
            </w:pict>
          </mc:Fallback>
        </mc:AlternateContent>
      </w:r>
    </w:p>
    <w:p xmlns:wp14="http://schemas.microsoft.com/office/word/2010/wordml" w14:paraId="2946DB82" wp14:textId="77777777">
      <w:pPr>
        <w:pStyle w:val="Normal"/>
        <w:rPr/>
      </w:pPr>
      <w:r>
        <w:rPr/>
      </w:r>
      <w:bookmarkEnd w:id="158"/>
      <w:bookmarkEnd w:id="162"/>
      <w:bookmarkEnd w:id="166"/>
      <w:r>
        <w:br w:type="page"/>
      </w:r>
    </w:p>
    <w:p xmlns:wp14="http://schemas.microsoft.com/office/word/2010/wordml" w14:paraId="2F492175" wp14:textId="77777777">
      <w:pPr>
        <w:pStyle w:val="Heading2"/>
        <w:spacing w:before="0" w:after="0"/>
        <w:rPr/>
      </w:pPr>
      <w:bookmarkStart w:name="__RefHeading___Toc6607_4257709489" w:id="168"/>
      <w:bookmarkStart w:name="Xde7bc6fc92715cc09e08c7e39aead15b12b2a52" w:id="169"/>
      <w:bookmarkEnd w:id="168"/>
      <w:r>
        <w:rPr/>
        <w:t>28 Gestion du code source et pratiques de développement</w:t>
      </w:r>
    </w:p>
    <w:p xmlns:wp14="http://schemas.microsoft.com/office/word/2010/wordml" w14:paraId="056F31B4" wp14:textId="77777777">
      <w:pPr>
        <w:pStyle w:val="FirstParagraph"/>
        <w:rPr/>
      </w:pPr>
      <w:r>
        <w:rPr/>
        <w:t>Le développement du projet HydroScope s’appuie sur des pratiques de gestion de code visant à garantir la qualité, la traçabilité et la maintenabilité du système.</w:t>
      </w:r>
    </w:p>
    <w:p xmlns:wp14="http://schemas.microsoft.com/office/word/2010/wordml" w14:paraId="39BE34A4" wp14:textId="77777777">
      <w:pPr>
        <w:pStyle w:val="BodyText"/>
        <w:rPr/>
      </w:pPr>
      <w:r>
        <w:rPr/>
        <w:t>Le code source sera hébergé au sein de l’infrastructure de l’OEIL, dans un dépôt dédié. Les outils de gestion de projet et de versionnement (notamment Azure DevOps) seront utilisés pour assurer la cohérence entre les développements et les besoins fonctionnels.</w:t>
      </w:r>
    </w:p>
    <w:p xmlns:wp14="http://schemas.microsoft.com/office/word/2010/wordml" w14:paraId="1B06B11E" wp14:textId="77777777">
      <w:pPr>
        <w:pStyle w:val="Heading4"/>
        <w:rPr/>
      </w:pPr>
      <w:bookmarkStart w:name="gestion-des-versions" w:id="170"/>
      <w:r>
        <w:rPr/>
        <w:t>28.0.1 Gestion des versions</w:t>
      </w:r>
    </w:p>
    <w:p xmlns:wp14="http://schemas.microsoft.com/office/word/2010/wordml" w14:paraId="5F1069FD" wp14:textId="77777777">
      <w:pPr>
        <w:pStyle w:val="FirstParagraph"/>
        <w:rPr/>
      </w:pPr>
      <w:r>
        <w:rPr/>
        <w:t>Le code source devra être structuré selon des pratiques de gestion de versions permettant : - de tracer les évolutions du code ; - de gérer les développements parallèles ; - de sécuriser les mises en production.</w:t>
      </w:r>
    </w:p>
    <w:p xmlns:wp14="http://schemas.microsoft.com/office/word/2010/wordml" w14:paraId="76677D7E" wp14:textId="77777777">
      <w:pPr>
        <w:pStyle w:val="BodyText"/>
        <w:rPr/>
      </w:pPr>
      <w:r>
        <w:rPr/>
        <w:t>Une stratégie de gestion de branches (par exemple de type GitFlow ou équivalent) devra être définie et appliquée.</w:t>
      </w:r>
      <w:bookmarkEnd w:id="170"/>
    </w:p>
    <w:p xmlns:wp14="http://schemas.microsoft.com/office/word/2010/wordml" w14:paraId="744B7D2E" wp14:textId="77777777">
      <w:pPr>
        <w:pStyle w:val="Heading4"/>
        <w:rPr/>
      </w:pPr>
      <w:bookmarkStart w:name="lien-avec-le-backlog" w:id="171"/>
      <w:r>
        <w:rPr/>
        <w:t>28.0.2 Lien avec le backlog</w:t>
      </w:r>
    </w:p>
    <w:p xmlns:wp14="http://schemas.microsoft.com/office/word/2010/wordml" w14:paraId="04AF7F25" wp14:textId="77777777">
      <w:pPr>
        <w:pStyle w:val="FirstParagraph"/>
        <w:rPr/>
      </w:pPr>
      <w:r>
        <w:rPr/>
        <w:t>Dans la mesure du possible, chaque évolution du code devra être associée à une User Story ou à un élément du backlog.</w:t>
      </w:r>
    </w:p>
    <w:p xmlns:wp14="http://schemas.microsoft.com/office/word/2010/wordml" w14:paraId="58070F66" wp14:textId="77777777">
      <w:pPr>
        <w:pStyle w:val="BodyText"/>
        <w:rPr/>
      </w:pPr>
      <w:r>
        <w:rPr/>
        <w:t>Cela implique : - la référence explicite des identifiants de User Stories dans les messages de commit ; - la traçabilité entre les développements réalisés et les besoins fonctionnels ; - une cohérence entre l’avancement technique et le suivi du backlog dans Azure DevOps.</w:t>
      </w:r>
      <w:bookmarkEnd w:id="171"/>
    </w:p>
    <w:p xmlns:wp14="http://schemas.microsoft.com/office/word/2010/wordml" w14:paraId="65E706F2" wp14:textId="77777777">
      <w:pPr>
        <w:pStyle w:val="Heading4"/>
        <w:rPr/>
      </w:pPr>
      <w:bookmarkStart w:name="nomenclature-des-commits" w:id="172"/>
      <w:r>
        <w:rPr/>
        <w:t>28.0.3 Nomenclature des commits</w:t>
      </w:r>
    </w:p>
    <w:p xmlns:wp14="http://schemas.microsoft.com/office/word/2010/wordml" w14:paraId="0993D835" wp14:textId="77777777">
      <w:pPr>
        <w:pStyle w:val="FirstParagraph"/>
        <w:rPr/>
      </w:pPr>
      <w:r>
        <w:rPr/>
        <w:t>Les messages de commit devront respecter une nomenclature commune afin de garantir leur lisibilité et leur exploitabilité.</w:t>
      </w:r>
    </w:p>
    <w:p xmlns:wp14="http://schemas.microsoft.com/office/word/2010/wordml" w14:paraId="34C44B0D" wp14:textId="77777777">
      <w:pPr>
        <w:pStyle w:val="BodyText"/>
        <w:rPr/>
      </w:pPr>
      <w:r>
        <w:rPr/>
        <w:t>À titre indicatif, les commits pourront suivre une structure de type :</w:t>
      </w:r>
    </w:p>
    <w:p xmlns:wp14="http://schemas.microsoft.com/office/word/2010/wordml" w14:paraId="5C2F1ED2" wp14:textId="77777777">
      <w:pPr>
        <w:pStyle w:val="BodyText"/>
        <w:rPr/>
      </w:pPr>
      <w:r>
        <w:rPr>
          <w:rStyle w:val="VerbatimChar"/>
        </w:rPr>
        <w:t>[EPIC/US] Type : description courte</w:t>
      </w:r>
    </w:p>
    <w:p xmlns:wp14="http://schemas.microsoft.com/office/word/2010/wordml" w14:paraId="4217B4D0" wp14:textId="77777777">
      <w:pPr>
        <w:pStyle w:val="BodyText"/>
        <w:rPr/>
      </w:pPr>
      <w:r>
        <w:rPr/>
        <w:t>Exemples :</w:t>
      </w:r>
    </w:p>
    <w:p xmlns:wp14="http://schemas.microsoft.com/office/word/2010/wordml" w14:paraId="6A15EB4E" wp14:textId="77777777">
      <w:pPr>
        <w:pStyle w:val="Compact"/>
        <w:numPr>
          <w:ilvl w:val="0"/>
          <w:numId w:val="1"/>
        </w:numPr>
        <w:rPr/>
      </w:pPr>
      <w:r>
        <w:rPr>
          <w:rStyle w:val="VerbatimChar"/>
        </w:rPr>
        <w:t>[US4.1] feat : ajout du calcul d’indicateur de base</w:t>
      </w:r>
    </w:p>
    <w:p xmlns:wp14="http://schemas.microsoft.com/office/word/2010/wordml" w14:paraId="30808D84" wp14:textId="77777777">
      <w:pPr>
        <w:pStyle w:val="Compact"/>
        <w:numPr>
          <w:ilvl w:val="0"/>
          <w:numId w:val="1"/>
        </w:numPr>
        <w:rPr/>
      </w:pPr>
      <w:r>
        <w:rPr>
          <w:rStyle w:val="VerbatimChar"/>
        </w:rPr>
        <w:t>[US6.2] fix : correction affichage carte</w:t>
      </w:r>
    </w:p>
    <w:p xmlns:wp14="http://schemas.microsoft.com/office/word/2010/wordml" w14:paraId="4D278A68" wp14:textId="77777777">
      <w:pPr>
        <w:pStyle w:val="Compact"/>
        <w:numPr>
          <w:ilvl w:val="0"/>
          <w:numId w:val="1"/>
        </w:numPr>
        <w:rPr/>
      </w:pPr>
      <w:r>
        <w:rPr>
          <w:rStyle w:val="VerbatimChar"/>
        </w:rPr>
        <w:t>[US1.1] chore : amélioration script import</w:t>
      </w:r>
    </w:p>
    <w:p xmlns:wp14="http://schemas.microsoft.com/office/word/2010/wordml" w14:paraId="19B73C32" wp14:textId="77777777">
      <w:pPr>
        <w:pStyle w:val="FirstParagraph"/>
        <w:rPr/>
      </w:pPr>
      <w:r>
        <w:rPr/>
        <w:t>Les types de commits peuvent inclure :</w:t>
      </w:r>
    </w:p>
    <w:p xmlns:wp14="http://schemas.microsoft.com/office/word/2010/wordml" w14:paraId="15870D28" wp14:textId="77777777">
      <w:pPr>
        <w:pStyle w:val="Compact"/>
        <w:numPr>
          <w:ilvl w:val="0"/>
          <w:numId w:val="1"/>
        </w:numPr>
        <w:rPr/>
      </w:pPr>
      <w:r>
        <w:rPr>
          <w:rStyle w:val="VerbatimChar"/>
        </w:rPr>
        <w:t>feat</w:t>
      </w:r>
      <w:r>
        <w:rPr/>
        <w:t xml:space="preserve"> (nouvelle fonctionnalité)</w:t>
      </w:r>
    </w:p>
    <w:p xmlns:wp14="http://schemas.microsoft.com/office/word/2010/wordml" w14:paraId="79D7D98D" wp14:textId="77777777">
      <w:pPr>
        <w:pStyle w:val="Compact"/>
        <w:numPr>
          <w:ilvl w:val="0"/>
          <w:numId w:val="1"/>
        </w:numPr>
        <w:rPr/>
      </w:pPr>
      <w:r>
        <w:rPr>
          <w:rStyle w:val="VerbatimChar"/>
        </w:rPr>
        <w:t>fix</w:t>
      </w:r>
      <w:r>
        <w:rPr/>
        <w:t xml:space="preserve"> (correction)</w:t>
      </w:r>
    </w:p>
    <w:p xmlns:wp14="http://schemas.microsoft.com/office/word/2010/wordml" w14:paraId="4A8D0A3B" wp14:textId="77777777">
      <w:pPr>
        <w:pStyle w:val="Compact"/>
        <w:numPr>
          <w:ilvl w:val="0"/>
          <w:numId w:val="1"/>
        </w:numPr>
        <w:rPr/>
      </w:pPr>
      <w:r>
        <w:rPr>
          <w:rStyle w:val="VerbatimChar"/>
        </w:rPr>
        <w:t>chore</w:t>
      </w:r>
      <w:r>
        <w:rPr/>
        <w:t xml:space="preserve"> (maintenance)</w:t>
      </w:r>
    </w:p>
    <w:p xmlns:wp14="http://schemas.microsoft.com/office/word/2010/wordml" w14:paraId="703CD510" wp14:textId="77777777">
      <w:pPr>
        <w:pStyle w:val="Compact"/>
        <w:numPr>
          <w:ilvl w:val="0"/>
          <w:numId w:val="1"/>
        </w:numPr>
        <w:rPr/>
      </w:pPr>
      <w:r>
        <w:rPr>
          <w:rStyle w:val="VerbatimChar"/>
        </w:rPr>
        <w:t>refactor</w:t>
      </w:r>
      <w:r>
        <w:rPr/>
        <w:t xml:space="preserve"> (amélioration du code sans modification fonctionnelle)</w:t>
      </w:r>
      <w:bookmarkEnd w:id="172"/>
    </w:p>
    <w:p xmlns:wp14="http://schemas.microsoft.com/office/word/2010/wordml" w14:paraId="7B350B5C" wp14:textId="77777777">
      <w:pPr>
        <w:pStyle w:val="Heading4"/>
        <w:rPr/>
      </w:pPr>
      <w:bookmarkStart w:name="revue-de-code" w:id="173"/>
      <w:r>
        <w:rPr/>
        <w:t>28.0.4 Revue de code</w:t>
      </w:r>
    </w:p>
    <w:p xmlns:wp14="http://schemas.microsoft.com/office/word/2010/wordml" w14:paraId="4068C38A" wp14:textId="77777777">
      <w:pPr>
        <w:pStyle w:val="FirstParagraph"/>
        <w:rPr/>
      </w:pPr>
      <w:r>
        <w:rPr/>
        <w:t>Des mécanismes de revue de code (pull requests) devront être mis en place afin de :</w:t>
      </w:r>
    </w:p>
    <w:p xmlns:wp14="http://schemas.microsoft.com/office/word/2010/wordml" w14:paraId="5097AD75" wp14:textId="77777777">
      <w:pPr>
        <w:pStyle w:val="Compact"/>
        <w:numPr>
          <w:ilvl w:val="0"/>
          <w:numId w:val="1"/>
        </w:numPr>
        <w:rPr/>
      </w:pPr>
      <w:r>
        <w:rPr/>
        <w:t>garantir la qualité du code produit ;</w:t>
      </w:r>
    </w:p>
    <w:p xmlns:wp14="http://schemas.microsoft.com/office/word/2010/wordml" w14:paraId="1039F862" wp14:textId="77777777">
      <w:pPr>
        <w:pStyle w:val="Compact"/>
        <w:numPr>
          <w:ilvl w:val="0"/>
          <w:numId w:val="1"/>
        </w:numPr>
        <w:rPr/>
      </w:pPr>
      <w:r>
        <w:rPr/>
        <w:t>partager les connaissances au sein de l’équipe ;</w:t>
      </w:r>
    </w:p>
    <w:p xmlns:wp14="http://schemas.microsoft.com/office/word/2010/wordml" w14:paraId="00F1D0A5" wp14:textId="77777777">
      <w:pPr>
        <w:pStyle w:val="Compact"/>
        <w:numPr>
          <w:ilvl w:val="0"/>
          <w:numId w:val="1"/>
        </w:numPr>
        <w:rPr/>
      </w:pPr>
      <w:r>
        <w:rPr/>
        <w:t>limiter les risques d’erreur.</w:t>
      </w:r>
    </w:p>
    <w:p xmlns:wp14="http://schemas.microsoft.com/office/word/2010/wordml" w14:paraId="15472E19" wp14:textId="77777777">
      <w:pPr>
        <w:pStyle w:val="Normal"/>
        <w:rPr/>
      </w:pPr>
      <w:r>
        <w:rPr/>
        <mc:AlternateContent>
          <mc:Choice Requires="wps">
            <w:drawing>
              <wp:inline xmlns:wp14="http://schemas.microsoft.com/office/word/2010/wordprocessingDrawing" distT="0" distB="0" distL="0" distR="0" wp14:anchorId="59C0347D" wp14:editId="7777777">
                <wp:extent cx="5943600"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w14:anchorId="23CDCF16">
              <v:rect id="shape_0" style="position:absolute;margin-left:0pt;margin-top:-1.55pt;width:467.95pt;height:1.45pt;mso-wrap-style:none;v-text-anchor:middle;mso-position-horizontal:center;mso-position-vertical:top" o:allowincell="f" fillcolor="white" stroked="t">
                <v:fill type="solid" color2="black" o:detectmouseclick="t"/>
                <v:stroke color="black" joinstyle="round" endcap="flat"/>
                <w10:wrap type="topAndBottom"/>
              </v:rect>
            </w:pict>
          </mc:Fallback>
        </mc:AlternateContent>
      </w:r>
    </w:p>
    <w:p xmlns:wp14="http://schemas.microsoft.com/office/word/2010/wordml" w14:paraId="5997CC1D" wp14:textId="77777777">
      <w:pPr>
        <w:pStyle w:val="Normal"/>
        <w:rPr/>
      </w:pPr>
      <w:r>
        <w:rPr/>
      </w:r>
      <w:bookmarkEnd w:id="169"/>
      <w:bookmarkEnd w:id="173"/>
      <w:r>
        <w:br w:type="page"/>
      </w:r>
    </w:p>
    <w:p xmlns:wp14="http://schemas.microsoft.com/office/word/2010/wordml" w14:paraId="08EEFE8B" wp14:textId="77777777">
      <w:pPr>
        <w:pStyle w:val="Heading2"/>
        <w:spacing w:before="0" w:after="0"/>
        <w:rPr/>
      </w:pPr>
      <w:bookmarkStart w:name="__RefHeading___Toc6609_4257709489" w:id="174"/>
      <w:bookmarkStart w:name="stratégie-de-déploiement" w:id="175"/>
      <w:bookmarkEnd w:id="174"/>
      <w:r>
        <w:rPr/>
        <w:t>29 Stratégie de déploiement</w:t>
      </w:r>
    </w:p>
    <w:p xmlns:wp14="http://schemas.microsoft.com/office/word/2010/wordml" w14:paraId="55BE647C" wp14:textId="77777777">
      <w:pPr>
        <w:pStyle w:val="FirstParagraph"/>
        <w:rPr/>
      </w:pPr>
      <w:r>
        <w:rPr/>
        <w:t>La stratégie de déploiement d’HydroScope vise à mettre à disposition un outil opérationnel de manière progressive, en sécurisant les usages et en accompagnant l’appropriation par les utilisateurs. Elle s’inscrit dans la continuité de l’approche Agile, avec des mises en production incrémentales et maîtrisées.</w:t>
      </w:r>
    </w:p>
    <w:p xmlns:wp14="http://schemas.microsoft.com/office/word/2010/wordml" w14:paraId="03D718C4" wp14:textId="77777777">
      <w:pPr>
        <w:pStyle w:val="BodyText"/>
        <w:rPr/>
      </w:pPr>
      <w:r>
        <w:rPr/>
        <w:t>L’objectif est de limiter les risques, de valider les choix fonctionnels en conditions réelles et de permettre une montée en charge progressive du système.</w:t>
      </w:r>
    </w:p>
    <w:p xmlns:wp14="http://schemas.microsoft.com/office/word/2010/wordml" w14:paraId="04CC3A8E" wp14:textId="77777777">
      <w:pPr>
        <w:pStyle w:val="Heading3"/>
        <w:rPr/>
      </w:pPr>
      <w:bookmarkStart w:name="approche-progressive" w:id="176"/>
      <w:r>
        <w:rPr/>
        <w:t>29.1 Approche progressive</w:t>
      </w:r>
    </w:p>
    <w:p xmlns:wp14="http://schemas.microsoft.com/office/word/2010/wordml" w14:paraId="05D8CB6A" wp14:textId="77777777">
      <w:pPr>
        <w:pStyle w:val="FirstParagraph"/>
        <w:rPr/>
      </w:pPr>
      <w:r>
        <w:rPr/>
        <w:t>Le déploiement du projet s’appuie sur la mise en production d’un MVP, permettant une première utilisation en conditions réelles sur un périmètre fonctionnel limité.</w:t>
      </w:r>
    </w:p>
    <w:p xmlns:wp14="http://schemas.microsoft.com/office/word/2010/wordml" w14:paraId="3D7D0E61" wp14:textId="77777777">
      <w:pPr>
        <w:pStyle w:val="BodyText"/>
        <w:rPr/>
      </w:pPr>
      <w:r>
        <w:rPr/>
        <w:t>Ce MVP sera enrichi progressivement par itérations successives, permettant d’introduire progressivement les fonctionnalités auprès des utilisateurs.et en intégrant les retours des utilisateurs et les évolutions du backlog.</w:t>
      </w:r>
    </w:p>
    <w:p xmlns:wp14="http://schemas.microsoft.com/office/word/2010/wordml" w14:paraId="4D730A02" wp14:textId="77777777">
      <w:pPr>
        <w:pStyle w:val="BodyText"/>
        <w:rPr/>
      </w:pPr>
      <w:r>
        <w:rPr/>
        <w:t>Le déploiement du système est envisagé en plusieurs étapes:</w:t>
      </w:r>
    </w:p>
    <w:p xmlns:wp14="http://schemas.microsoft.com/office/word/2010/wordml" w14:paraId="56B44844" wp14:textId="77777777">
      <w:pPr>
        <w:pStyle w:val="Compact"/>
        <w:numPr>
          <w:ilvl w:val="0"/>
          <w:numId w:val="1"/>
        </w:numPr>
        <w:rPr/>
      </w:pPr>
      <w:r>
        <w:rPr/>
        <w:t xml:space="preserve">Mise à disposition du </w:t>
      </w:r>
      <w:r>
        <w:rPr>
          <w:b/>
          <w:bCs/>
        </w:rPr>
        <w:t>MVP (Minimum Viable Product)</w:t>
      </w:r>
      <w:r>
        <w:rPr/>
        <w:t xml:space="preserve"> ;</w:t>
      </w:r>
    </w:p>
    <w:p xmlns:wp14="http://schemas.microsoft.com/office/word/2010/wordml" w14:paraId="4528D026" wp14:textId="77777777">
      <w:pPr>
        <w:pStyle w:val="Compact"/>
        <w:numPr>
          <w:ilvl w:val="0"/>
          <w:numId w:val="1"/>
        </w:numPr>
        <w:rPr/>
      </w:pPr>
      <w:r>
        <w:rPr/>
        <w:t>Enrichissement progressif des fonctionnalités en fonction des priorités du backlog ;</w:t>
      </w:r>
    </w:p>
    <w:p xmlns:wp14="http://schemas.microsoft.com/office/word/2010/wordml" w14:paraId="0CE64378" wp14:textId="77777777">
      <w:pPr>
        <w:pStyle w:val="Compact"/>
        <w:numPr>
          <w:ilvl w:val="0"/>
          <w:numId w:val="1"/>
        </w:numPr>
        <w:rPr/>
      </w:pPr>
      <w:r>
        <w:rPr/>
        <w:t>De test unitaires et de tests d’intégration ;</w:t>
      </w:r>
    </w:p>
    <w:p xmlns:wp14="http://schemas.microsoft.com/office/word/2010/wordml" w14:paraId="44D61613" wp14:textId="77777777">
      <w:pPr>
        <w:pStyle w:val="Compact"/>
        <w:numPr>
          <w:ilvl w:val="0"/>
          <w:numId w:val="1"/>
        </w:numPr>
        <w:rPr/>
      </w:pPr>
      <w:r>
        <w:rPr/>
        <w:t>Extension du périmètre fonctionnel et des jeux de données intégrés;</w:t>
      </w:r>
    </w:p>
    <w:p xmlns:wp14="http://schemas.microsoft.com/office/word/2010/wordml" w14:paraId="5B3C467F" wp14:textId="77777777">
      <w:pPr>
        <w:pStyle w:val="Compact"/>
        <w:numPr>
          <w:ilvl w:val="0"/>
          <w:numId w:val="1"/>
        </w:numPr>
        <w:rPr/>
      </w:pPr>
      <w:r>
        <w:rPr/>
        <w:t>D’une validation régulière par la MOA avant mise en production.</w:t>
      </w:r>
    </w:p>
    <w:p xmlns:wp14="http://schemas.microsoft.com/office/word/2010/wordml" w14:paraId="434816A5" wp14:textId="77777777">
      <w:pPr>
        <w:pStyle w:val="FirstParagraph"/>
        <w:rPr/>
      </w:pPr>
      <w:r>
        <w:rPr/>
        <w:t>Cette approche permet de tester rapidement les usages et d’ajuster le produit en continu.</w:t>
      </w:r>
      <w:bookmarkEnd w:id="176"/>
    </w:p>
    <w:p xmlns:wp14="http://schemas.microsoft.com/office/word/2010/wordml" w14:paraId="03BA556F" wp14:textId="77777777">
      <w:pPr>
        <w:pStyle w:val="Heading3"/>
        <w:rPr/>
      </w:pPr>
      <w:bookmarkStart w:name="environnements" w:id="177"/>
      <w:r>
        <w:rPr/>
        <w:t>29.2 Environnements</w:t>
      </w:r>
    </w:p>
    <w:p xmlns:wp14="http://schemas.microsoft.com/office/word/2010/wordml" w14:paraId="7565FAB5" wp14:textId="77777777">
      <w:pPr>
        <w:pStyle w:val="FirstParagraph"/>
        <w:rPr/>
      </w:pPr>
      <w:r>
        <w:rPr/>
        <w:t>Le système devra être déployé sur plusieurs environnements distincts afin de garantir la qualité et la sécurité des mises en production :</w:t>
      </w:r>
    </w:p>
    <w:p xmlns:wp14="http://schemas.microsoft.com/office/word/2010/wordml" w14:paraId="6FF7243A" wp14:textId="77777777">
      <w:pPr>
        <w:pStyle w:val="Compact"/>
        <w:numPr>
          <w:ilvl w:val="0"/>
          <w:numId w:val="1"/>
        </w:numPr>
        <w:rPr/>
      </w:pPr>
      <w:r>
        <w:rPr>
          <w:b/>
          <w:bCs/>
        </w:rPr>
        <w:t>Environnement de développement</w:t>
      </w:r>
      <w:r>
        <w:rPr/>
        <w:t xml:space="preserve"> : utilisé par la MOE pour le développement et les tests techniques ;</w:t>
      </w:r>
    </w:p>
    <w:p xmlns:wp14="http://schemas.microsoft.com/office/word/2010/wordml" w14:paraId="0D413F2C" wp14:textId="77777777">
      <w:pPr>
        <w:pStyle w:val="Compact"/>
        <w:numPr>
          <w:ilvl w:val="0"/>
          <w:numId w:val="1"/>
        </w:numPr>
        <w:rPr/>
      </w:pPr>
      <w:r>
        <w:rPr>
          <w:b/>
          <w:bCs/>
        </w:rPr>
        <w:t>Environnement de test / recette / qualification</w:t>
      </w:r>
      <w:r>
        <w:rPr/>
        <w:t xml:space="preserve"> : utilisé pour la validation fonctionnelle par la MOA et les utilisateurs ;</w:t>
      </w:r>
    </w:p>
    <w:p xmlns:wp14="http://schemas.microsoft.com/office/word/2010/wordml" w14:paraId="3372B43F" wp14:textId="77777777">
      <w:pPr>
        <w:pStyle w:val="Compact"/>
        <w:numPr>
          <w:ilvl w:val="0"/>
          <w:numId w:val="1"/>
        </w:numPr>
        <w:rPr/>
      </w:pPr>
      <w:r>
        <w:rPr>
          <w:b/>
          <w:bCs/>
        </w:rPr>
        <w:t>Environnement de production</w:t>
      </w:r>
      <w:r>
        <w:rPr/>
        <w:t xml:space="preserve"> : accessible aux utilisateurs finaux.</w:t>
      </w:r>
    </w:p>
    <w:p xmlns:wp14="http://schemas.microsoft.com/office/word/2010/wordml" w14:paraId="7F504303" wp14:textId="77777777">
      <w:pPr>
        <w:pStyle w:val="FirstParagraph"/>
        <w:rPr/>
      </w:pPr>
      <w:r>
        <w:rPr/>
        <w:t>La gestion des environnements doit permettre de sécuriser les déploiements et de limiter les risques de régression.</w:t>
      </w:r>
      <w:bookmarkEnd w:id="177"/>
    </w:p>
    <w:p xmlns:wp14="http://schemas.microsoft.com/office/word/2010/wordml" w14:paraId="4D84DF3F" wp14:textId="77777777">
      <w:pPr>
        <w:pStyle w:val="Heading3"/>
        <w:rPr/>
      </w:pPr>
      <w:bookmarkStart w:name="modalités-de-mise-en-production" w:id="178"/>
      <w:r>
        <w:rPr/>
        <w:t>29.3 Modalités de mise en production</w:t>
      </w:r>
    </w:p>
    <w:p xmlns:wp14="http://schemas.microsoft.com/office/word/2010/wordml" w14:paraId="32CE444F" wp14:textId="77777777">
      <w:pPr>
        <w:pStyle w:val="FirstParagraph"/>
        <w:rPr/>
      </w:pPr>
      <w:r>
        <w:rPr/>
        <w:t>Les mises en production seront réalisées de manière régulière, en cohérence avec les cycles de développement.</w:t>
      </w:r>
    </w:p>
    <w:p xmlns:wp14="http://schemas.microsoft.com/office/word/2010/wordml" w14:paraId="4AB5EF96" wp14:textId="77777777">
      <w:pPr>
        <w:pStyle w:val="Compact"/>
        <w:numPr>
          <w:ilvl w:val="0"/>
          <w:numId w:val="1"/>
        </w:numPr>
        <w:rPr/>
      </w:pPr>
      <w:r>
        <w:rPr/>
        <w:t>Déploiement des nouvelles fonctionnalités à l’issue des phases de validation ;</w:t>
      </w:r>
    </w:p>
    <w:p xmlns:wp14="http://schemas.microsoft.com/office/word/2010/wordml" w14:paraId="45FC4742" wp14:textId="77777777">
      <w:pPr>
        <w:pStyle w:val="Compact"/>
        <w:numPr>
          <w:ilvl w:val="0"/>
          <w:numId w:val="1"/>
        </w:numPr>
        <w:rPr/>
      </w:pPr>
      <w:r>
        <w:rPr/>
        <w:t>Vérification du bon fonctionnement après mise en production ;</w:t>
      </w:r>
    </w:p>
    <w:p xmlns:wp14="http://schemas.microsoft.com/office/word/2010/wordml" w14:paraId="7AD4E9E4" wp14:textId="77777777">
      <w:pPr>
        <w:pStyle w:val="Compact"/>
        <w:numPr>
          <w:ilvl w:val="0"/>
          <w:numId w:val="1"/>
        </w:numPr>
        <w:rPr/>
      </w:pPr>
      <w:r>
        <w:rPr/>
        <w:t>Possibilité de retour arrière en cas de problème majeur.</w:t>
      </w:r>
    </w:p>
    <w:p xmlns:wp14="http://schemas.microsoft.com/office/word/2010/wordml" w14:paraId="66E781EC" wp14:textId="77777777">
      <w:pPr>
        <w:pStyle w:val="FirstParagraph"/>
        <w:rPr/>
      </w:pPr>
      <w:r>
        <w:rPr/>
        <w:t>Une attention particulière devra être portée à la continuité de service lors des mises à jour.</w:t>
      </w:r>
      <w:bookmarkEnd w:id="178"/>
    </w:p>
    <w:p xmlns:wp14="http://schemas.microsoft.com/office/word/2010/wordml" w14:paraId="617DC76D" wp14:textId="77777777">
      <w:pPr>
        <w:pStyle w:val="Heading3"/>
        <w:rPr/>
      </w:pPr>
      <w:bookmarkStart w:name="montée-en-charge" w:id="179"/>
      <w:r>
        <w:rPr/>
        <w:t>29.4 Montée en charge</w:t>
      </w:r>
    </w:p>
    <w:p xmlns:wp14="http://schemas.microsoft.com/office/word/2010/wordml" w14:paraId="62DEEDB1" wp14:textId="77777777">
      <w:pPr>
        <w:pStyle w:val="FirstParagraph"/>
        <w:rPr/>
      </w:pPr>
      <w:r>
        <w:rPr/>
        <w:t>Le déploiement devra prendre en compte une montée en charge progressive :</w:t>
      </w:r>
    </w:p>
    <w:p xmlns:wp14="http://schemas.microsoft.com/office/word/2010/wordml" w14:paraId="2C86C2E1" wp14:textId="77777777">
      <w:pPr>
        <w:pStyle w:val="Compact"/>
        <w:numPr>
          <w:ilvl w:val="0"/>
          <w:numId w:val="1"/>
        </w:numPr>
        <w:rPr/>
      </w:pPr>
      <w:r>
        <w:rPr/>
        <w:t>augmentation du nombre d’utilisateurs ;</w:t>
      </w:r>
    </w:p>
    <w:p xmlns:wp14="http://schemas.microsoft.com/office/word/2010/wordml" w14:paraId="63FA314D" wp14:textId="77777777">
      <w:pPr>
        <w:pStyle w:val="Compact"/>
        <w:numPr>
          <w:ilvl w:val="0"/>
          <w:numId w:val="1"/>
        </w:numPr>
        <w:rPr/>
      </w:pPr>
      <w:r>
        <w:rPr/>
        <w:t>intégration de nouveaux jeux de données ;</w:t>
      </w:r>
    </w:p>
    <w:p xmlns:wp14="http://schemas.microsoft.com/office/word/2010/wordml" w14:paraId="76553A47" wp14:textId="77777777">
      <w:pPr>
        <w:pStyle w:val="Compact"/>
        <w:numPr>
          <w:ilvl w:val="0"/>
          <w:numId w:val="1"/>
        </w:numPr>
        <w:rPr/>
      </w:pPr>
      <w:r>
        <w:rPr/>
        <w:t>extension des fonctionnalités.</w:t>
      </w:r>
    </w:p>
    <w:p xmlns:wp14="http://schemas.microsoft.com/office/word/2010/wordml" w14:paraId="48565FA6" wp14:textId="77777777">
      <w:pPr>
        <w:pStyle w:val="FirstParagraph"/>
        <w:rPr/>
      </w:pPr>
      <w:r>
        <w:rPr/>
        <w:t>Le système devra être dimensionné pour accompagner cette montée en charge sans dégradation des performances.</w:t>
      </w:r>
      <w:bookmarkEnd w:id="179"/>
    </w:p>
    <w:p xmlns:wp14="http://schemas.microsoft.com/office/word/2010/wordml" w14:paraId="56043484" wp14:textId="77777777">
      <w:pPr>
        <w:pStyle w:val="Heading3"/>
        <w:rPr/>
      </w:pPr>
      <w:bookmarkStart w:name="accompagnement-au-déploiement" w:id="180"/>
      <w:r>
        <w:rPr/>
        <w:t>29.5 Accompagnement au déploiement</w:t>
      </w:r>
    </w:p>
    <w:p xmlns:wp14="http://schemas.microsoft.com/office/word/2010/wordml" w14:paraId="4970ECE3" wp14:textId="77777777">
      <w:pPr>
        <w:pStyle w:val="FirstParagraph"/>
        <w:rPr/>
      </w:pPr>
      <w:r>
        <w:rPr/>
        <w:t>Le déploiement devra être accompagné afin de faciliter l’appropriation de l’outil :</w:t>
      </w:r>
    </w:p>
    <w:p xmlns:wp14="http://schemas.microsoft.com/office/word/2010/wordml" w14:paraId="43A08DD9" wp14:textId="77777777">
      <w:pPr>
        <w:pStyle w:val="Compact"/>
        <w:numPr>
          <w:ilvl w:val="0"/>
          <w:numId w:val="1"/>
        </w:numPr>
        <w:rPr/>
      </w:pPr>
      <w:r>
        <w:rPr/>
        <w:t>information des utilisateurs sur les évolutions ;</w:t>
      </w:r>
    </w:p>
    <w:p xmlns:wp14="http://schemas.microsoft.com/office/word/2010/wordml" w14:paraId="21AA3C1A" wp14:textId="77777777">
      <w:pPr>
        <w:pStyle w:val="Compact"/>
        <w:numPr>
          <w:ilvl w:val="0"/>
          <w:numId w:val="1"/>
        </w:numPr>
        <w:rPr/>
      </w:pPr>
      <w:r>
        <w:rPr/>
        <w:t>organisation de phases de test avec les utilisateurs ;</w:t>
      </w:r>
    </w:p>
    <w:p xmlns:wp14="http://schemas.microsoft.com/office/word/2010/wordml" w14:paraId="4C577751" wp14:textId="77777777">
      <w:pPr>
        <w:pStyle w:val="Compact"/>
        <w:numPr>
          <w:ilvl w:val="0"/>
          <w:numId w:val="1"/>
        </w:numPr>
        <w:rPr/>
      </w:pPr>
      <w:r>
        <w:rPr/>
        <w:t>prise en compte des retours dans les versions suivantes.</w:t>
      </w:r>
    </w:p>
    <w:p xmlns:wp14="http://schemas.microsoft.com/office/word/2010/wordml" w14:paraId="535DD739" wp14:textId="77777777">
      <w:pPr>
        <w:pStyle w:val="FirstParagraph"/>
        <w:rPr/>
      </w:pPr>
      <w:r>
        <w:rPr/>
        <w:t>Cet accompagnement est essentiel pour assurer l’adhésion des parties prenantes.</w:t>
      </w:r>
    </w:p>
    <w:p xmlns:wp14="http://schemas.microsoft.com/office/word/2010/wordml" w14:paraId="76B86F10" wp14:textId="77777777">
      <w:pPr>
        <w:pStyle w:val="Normal"/>
        <w:rPr/>
      </w:pPr>
      <w:r>
        <w:rPr/>
        <mc:AlternateContent>
          <mc:Choice Requires="wps">
            <w:drawing>
              <wp:inline xmlns:wp14="http://schemas.microsoft.com/office/word/2010/wordprocessingDrawing" distT="0" distB="0" distL="0" distR="0" wp14:anchorId="597A481D" wp14:editId="7777777">
                <wp:extent cx="5943600"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w14:anchorId="11B8BFD7">
              <v:rect id="shape_0" style="position:absolute;margin-left:0pt;margin-top:-1.55pt;width:467.95pt;height:1.45pt;mso-wrap-style:none;v-text-anchor:middle;mso-position-horizontal:center;mso-position-vertical:top" o:allowincell="f" fillcolor="white" stroked="t">
                <v:fill type="solid" color2="black" o:detectmouseclick="t"/>
                <v:stroke color="black" joinstyle="round" endcap="flat"/>
                <w10:wrap type="topAndBottom"/>
              </v:rect>
            </w:pict>
          </mc:Fallback>
        </mc:AlternateContent>
      </w:r>
    </w:p>
    <w:p xmlns:wp14="http://schemas.microsoft.com/office/word/2010/wordml" w14:paraId="110FFD37" wp14:textId="77777777">
      <w:pPr>
        <w:pStyle w:val="Normal"/>
        <w:rPr/>
      </w:pPr>
      <w:r>
        <w:rPr/>
      </w:r>
      <w:bookmarkEnd w:id="175"/>
      <w:bookmarkEnd w:id="180"/>
      <w:r>
        <w:br w:type="page"/>
      </w:r>
    </w:p>
    <w:p xmlns:wp14="http://schemas.microsoft.com/office/word/2010/wordml" w14:paraId="10839DD1" wp14:textId="77777777">
      <w:pPr>
        <w:pStyle w:val="Heading2"/>
        <w:spacing w:before="0" w:after="0"/>
        <w:rPr/>
      </w:pPr>
      <w:bookmarkStart w:name="__RefHeading___Toc6611_4257709489" w:id="181"/>
      <w:bookmarkStart w:name="recette-et-validation" w:id="182"/>
      <w:bookmarkEnd w:id="181"/>
      <w:r>
        <w:rPr/>
        <w:t>30 Recette et validation</w:t>
      </w:r>
    </w:p>
    <w:p xmlns:wp14="http://schemas.microsoft.com/office/word/2010/wordml" w14:paraId="6477E098" wp14:textId="77777777">
      <w:pPr>
        <w:pStyle w:val="FirstParagraph"/>
        <w:rPr/>
      </w:pPr>
      <w:r>
        <w:rPr/>
        <w:t>La recette et la validation du système HydroScope garantissent la conformité de la solution aux besoins exprimés, ainsi que la fiabilité des traitements et des indicateurs produits. Elles s’inscrivent dans une démarche continue, en cohérence avec l’approche Agile du projet.</w:t>
      </w:r>
    </w:p>
    <w:p xmlns:wp14="http://schemas.microsoft.com/office/word/2010/wordml" w14:paraId="741202EB" wp14:textId="77777777">
      <w:pPr>
        <w:pStyle w:val="BodyText"/>
        <w:rPr/>
      </w:pPr>
      <w:r>
        <w:rPr/>
        <w:t>L’objectif est de vérifier à la fois la qualité fonctionnelle du système, la robustesse technique et la validité méthodologique des résultats.</w:t>
      </w:r>
    </w:p>
    <w:p xmlns:wp14="http://schemas.microsoft.com/office/word/2010/wordml" w14:paraId="473AF8D4" wp14:textId="77777777">
      <w:pPr>
        <w:pStyle w:val="Heading3"/>
        <w:rPr/>
      </w:pPr>
      <w:bookmarkStart w:name="stratégie-de-tests" w:id="183"/>
      <w:r>
        <w:rPr/>
        <w:t>30.1 Stratégie de tests</w:t>
      </w:r>
    </w:p>
    <w:p xmlns:wp14="http://schemas.microsoft.com/office/word/2010/wordml" w14:paraId="3646DF04" wp14:textId="77777777">
      <w:pPr>
        <w:pStyle w:val="FirstParagraph"/>
        <w:rPr/>
      </w:pPr>
      <w:r>
        <w:rPr/>
        <w:t>La stratégie de tests repose sur plusieurs niveaux complémentaires :</w:t>
      </w:r>
    </w:p>
    <w:p xmlns:wp14="http://schemas.microsoft.com/office/word/2010/wordml" w14:paraId="12105ADB" wp14:textId="77777777">
      <w:pPr>
        <w:pStyle w:val="Compact"/>
        <w:numPr>
          <w:ilvl w:val="0"/>
          <w:numId w:val="1"/>
        </w:numPr>
        <w:rPr/>
      </w:pPr>
      <w:r>
        <w:rPr>
          <w:b/>
          <w:bCs/>
        </w:rPr>
        <w:t>Tests techniques</w:t>
      </w:r>
      <w:r>
        <w:rPr/>
        <w:t xml:space="preserve"> réalisés par la MOE :</w:t>
      </w:r>
    </w:p>
    <w:p xmlns:wp14="http://schemas.microsoft.com/office/word/2010/wordml" w14:paraId="678DCDCC" wp14:textId="77777777">
      <w:pPr>
        <w:pStyle w:val="Compact"/>
        <w:numPr>
          <w:ilvl w:val="1"/>
          <w:numId w:val="1"/>
        </w:numPr>
        <w:rPr/>
      </w:pPr>
      <w:r>
        <w:rPr/>
        <w:t>tests unitaires (fonctions, composants) ;</w:t>
      </w:r>
    </w:p>
    <w:p xmlns:wp14="http://schemas.microsoft.com/office/word/2010/wordml" w14:paraId="03278547" wp14:textId="77777777">
      <w:pPr>
        <w:pStyle w:val="Compact"/>
        <w:numPr>
          <w:ilvl w:val="1"/>
          <w:numId w:val="1"/>
        </w:numPr>
        <w:rPr/>
      </w:pPr>
      <w:r>
        <w:rPr/>
        <w:t>tests d’intégration (enchaînement des traitements, flux de données) ;</w:t>
      </w:r>
    </w:p>
    <w:p xmlns:wp14="http://schemas.microsoft.com/office/word/2010/wordml" w14:paraId="3C50A0D5" wp14:textId="77777777">
      <w:pPr>
        <w:pStyle w:val="Compact"/>
        <w:numPr>
          <w:ilvl w:val="1"/>
          <w:numId w:val="1"/>
        </w:numPr>
        <w:rPr/>
      </w:pPr>
      <w:r>
        <w:rPr/>
        <w:t>tests de performance.</w:t>
      </w:r>
    </w:p>
    <w:p xmlns:wp14="http://schemas.microsoft.com/office/word/2010/wordml" w14:paraId="2CFB2236" wp14:textId="77777777">
      <w:pPr>
        <w:pStyle w:val="Compact"/>
        <w:numPr>
          <w:ilvl w:val="0"/>
          <w:numId w:val="1"/>
        </w:numPr>
        <w:rPr/>
      </w:pPr>
      <w:r>
        <w:rPr>
          <w:b/>
          <w:bCs/>
        </w:rPr>
        <w:t>Tests fonctionnels</w:t>
      </w:r>
      <w:r>
        <w:rPr/>
        <w:t xml:space="preserve"> :</w:t>
      </w:r>
    </w:p>
    <w:p xmlns:wp14="http://schemas.microsoft.com/office/word/2010/wordml" w14:paraId="444C99F8" wp14:textId="77777777">
      <w:pPr>
        <w:pStyle w:val="Compact"/>
        <w:numPr>
          <w:ilvl w:val="1"/>
          <w:numId w:val="1"/>
        </w:numPr>
        <w:rPr/>
      </w:pPr>
      <w:r>
        <w:rPr/>
        <w:t>vérification de la conformité des fonctionnalités aux besoins exprimés ;</w:t>
      </w:r>
    </w:p>
    <w:p xmlns:wp14="http://schemas.microsoft.com/office/word/2010/wordml" w14:paraId="64408449" wp14:textId="77777777">
      <w:pPr>
        <w:pStyle w:val="Compact"/>
        <w:numPr>
          <w:ilvl w:val="1"/>
          <w:numId w:val="1"/>
        </w:numPr>
        <w:rPr/>
      </w:pPr>
      <w:r>
        <w:rPr/>
        <w:t>validation des interfaces et des parcours utilisateurs.</w:t>
      </w:r>
    </w:p>
    <w:p xmlns:wp14="http://schemas.microsoft.com/office/word/2010/wordml" w14:paraId="39020E36" wp14:textId="77777777">
      <w:pPr>
        <w:pStyle w:val="Compact"/>
        <w:numPr>
          <w:ilvl w:val="0"/>
          <w:numId w:val="1"/>
        </w:numPr>
        <w:rPr/>
      </w:pPr>
      <w:r>
        <w:rPr>
          <w:b/>
          <w:bCs/>
        </w:rPr>
        <w:t>Tests de non-régression</w:t>
      </w:r>
      <w:r>
        <w:rPr/>
        <w:t xml:space="preserve"> :</w:t>
      </w:r>
    </w:p>
    <w:p xmlns:wp14="http://schemas.microsoft.com/office/word/2010/wordml" w14:paraId="74A22A49" wp14:textId="77777777">
      <w:pPr>
        <w:pStyle w:val="Compact"/>
        <w:numPr>
          <w:ilvl w:val="1"/>
          <w:numId w:val="1"/>
        </w:numPr>
        <w:rPr/>
      </w:pPr>
      <w:r>
        <w:rPr/>
        <w:t>vérification que les évolutions n’altèrent pas les fonctionnalités existantes.</w:t>
      </w:r>
    </w:p>
    <w:p xmlns:wp14="http://schemas.microsoft.com/office/word/2010/wordml" w14:paraId="2D31EC6E" wp14:textId="77777777">
      <w:pPr>
        <w:pStyle w:val="FirstParagraph"/>
        <w:rPr/>
      </w:pPr>
      <w:r>
        <w:rPr/>
        <w:t>Ces tests sont réalisés de manière continue au fil des sprints.</w:t>
      </w:r>
      <w:bookmarkEnd w:id="183"/>
    </w:p>
    <w:p xmlns:wp14="http://schemas.microsoft.com/office/word/2010/wordml" w14:paraId="64D202B5" wp14:textId="77777777">
      <w:pPr>
        <w:pStyle w:val="Heading3"/>
        <w:rPr/>
      </w:pPr>
      <w:bookmarkStart w:name="recette-fonctionnelle" w:id="184"/>
      <w:r>
        <w:rPr/>
        <w:t>30.2 Recette fonctionnelle</w:t>
      </w:r>
    </w:p>
    <w:p xmlns:wp14="http://schemas.microsoft.com/office/word/2010/wordml" w14:paraId="68775DFD" wp14:textId="77777777">
      <w:pPr>
        <w:pStyle w:val="FirstParagraph"/>
        <w:rPr/>
      </w:pPr>
      <w:r>
        <w:rPr/>
        <w:t>La recette fonctionnelle est pilotée par la MOA et la participation d’utilisateurs.</w:t>
      </w:r>
    </w:p>
    <w:p xmlns:wp14="http://schemas.microsoft.com/office/word/2010/wordml" w14:paraId="482064A5" wp14:textId="77777777">
      <w:pPr>
        <w:pStyle w:val="BodyText"/>
        <w:rPr/>
      </w:pPr>
      <w:r>
        <w:rPr/>
        <w:t>Elle vise à :</w:t>
      </w:r>
    </w:p>
    <w:p xmlns:wp14="http://schemas.microsoft.com/office/word/2010/wordml" w14:paraId="08E5235A" wp14:textId="77777777">
      <w:pPr>
        <w:pStyle w:val="Compact"/>
        <w:numPr>
          <w:ilvl w:val="0"/>
          <w:numId w:val="1"/>
        </w:numPr>
        <w:rPr/>
      </w:pPr>
      <w:r>
        <w:rPr/>
        <w:t>valider la conformité des fonctionnalités livrées ;</w:t>
      </w:r>
    </w:p>
    <w:p xmlns:wp14="http://schemas.microsoft.com/office/word/2010/wordml" w14:paraId="30028B89" wp14:textId="77777777">
      <w:pPr>
        <w:pStyle w:val="Compact"/>
        <w:numPr>
          <w:ilvl w:val="0"/>
          <w:numId w:val="1"/>
        </w:numPr>
        <w:rPr/>
      </w:pPr>
      <w:r>
        <w:rPr/>
        <w:t>vérifier l’adéquation de l’outil aux usages métiers ;</w:t>
      </w:r>
    </w:p>
    <w:p xmlns:wp14="http://schemas.microsoft.com/office/word/2010/wordml" w14:paraId="3DF62569" wp14:textId="77777777">
      <w:pPr>
        <w:pStyle w:val="Compact"/>
        <w:numPr>
          <w:ilvl w:val="0"/>
          <w:numId w:val="1"/>
        </w:numPr>
        <w:rPr/>
      </w:pPr>
      <w:r>
        <w:rPr/>
        <w:t>identifier les écarts ou anomalies.</w:t>
      </w:r>
    </w:p>
    <w:p xmlns:wp14="http://schemas.microsoft.com/office/word/2010/wordml" w14:paraId="5949E4A6" wp14:textId="77777777">
      <w:pPr>
        <w:pStyle w:val="FirstParagraph"/>
        <w:rPr/>
      </w:pPr>
      <w:r>
        <w:rPr/>
        <w:t>La recette s’appuie sur des scénarios de test représentatifs des usages réels, exprimé dans le User Stories. Elle est réalisée de manière itérative, à chaque livraison de fonctionnalités.</w:t>
      </w:r>
      <w:bookmarkEnd w:id="184"/>
    </w:p>
    <w:p xmlns:wp14="http://schemas.microsoft.com/office/word/2010/wordml" w14:paraId="402CDDCF" wp14:textId="77777777">
      <w:pPr>
        <w:pStyle w:val="Heading3"/>
        <w:rPr/>
      </w:pPr>
      <w:bookmarkStart w:name="Xe1f6941fe045d60fea2a3e4bd1cbd19b12ae47d" w:id="185"/>
      <w:r>
        <w:rPr/>
        <w:t>30.3 Validation scientifique et méthodologique</w:t>
      </w:r>
    </w:p>
    <w:p xmlns:wp14="http://schemas.microsoft.com/office/word/2010/wordml" w14:paraId="73F9D6AA" wp14:textId="77777777">
      <w:pPr>
        <w:pStyle w:val="FirstParagraph"/>
        <w:rPr/>
      </w:pPr>
      <w:r>
        <w:rPr/>
        <w:t>Compte tenu de la nature du projet, une attention particulière est portée à la validation des indicateurs et des méthodes de calcul.</w:t>
      </w:r>
    </w:p>
    <w:p xmlns:wp14="http://schemas.microsoft.com/office/word/2010/wordml" w14:paraId="2F98A510" wp14:textId="77777777">
      <w:pPr>
        <w:pStyle w:val="BodyText"/>
        <w:rPr/>
      </w:pPr>
      <w:r>
        <w:rPr/>
        <w:t>Cette validation doit :</w:t>
      </w:r>
    </w:p>
    <w:p xmlns:wp14="http://schemas.microsoft.com/office/word/2010/wordml" w14:paraId="1EC7AE69" wp14:textId="77777777">
      <w:pPr>
        <w:pStyle w:val="Compact"/>
        <w:numPr>
          <w:ilvl w:val="0"/>
          <w:numId w:val="1"/>
        </w:numPr>
        <w:rPr/>
      </w:pPr>
      <w:r>
        <w:rPr/>
        <w:t>vérifier la pertinence des indicateurs produits ;</w:t>
      </w:r>
    </w:p>
    <w:p xmlns:wp14="http://schemas.microsoft.com/office/word/2010/wordml" w14:paraId="32DDB685" wp14:textId="77777777">
      <w:pPr>
        <w:pStyle w:val="Compact"/>
        <w:numPr>
          <w:ilvl w:val="0"/>
          <w:numId w:val="1"/>
        </w:numPr>
        <w:rPr/>
      </w:pPr>
      <w:r>
        <w:rPr/>
        <w:t>contrôler la cohérence des méthodes d’agrégation et de calcul ;</w:t>
      </w:r>
    </w:p>
    <w:p xmlns:wp14="http://schemas.microsoft.com/office/word/2010/wordml" w14:paraId="155AAE84" wp14:textId="77777777">
      <w:pPr>
        <w:pStyle w:val="Compact"/>
        <w:numPr>
          <w:ilvl w:val="0"/>
          <w:numId w:val="1"/>
        </w:numPr>
        <w:rPr/>
      </w:pPr>
      <w:r>
        <w:rPr/>
        <w:t>s’assurer de la conformité aux principes méthodologiques définis.</w:t>
      </w:r>
    </w:p>
    <w:p xmlns:wp14="http://schemas.microsoft.com/office/word/2010/wordml" w14:paraId="463CF7DE" wp14:textId="77777777">
      <w:pPr>
        <w:pStyle w:val="FirstParagraph"/>
        <w:rPr/>
      </w:pPr>
      <w:r>
        <w:rPr/>
        <w:t>Elle implique les experts métiers et les partenaires techniques concernés.</w:t>
      </w:r>
      <w:bookmarkEnd w:id="185"/>
    </w:p>
    <w:p xmlns:wp14="http://schemas.microsoft.com/office/word/2010/wordml" w14:paraId="4E91AC63" wp14:textId="77777777">
      <w:pPr>
        <w:pStyle w:val="Heading3"/>
        <w:rPr/>
      </w:pPr>
      <w:bookmarkStart w:name="critères-dacceptation" w:id="186"/>
      <w:r>
        <w:rPr/>
        <w:t>30.4 Critères d’acceptation</w:t>
      </w:r>
    </w:p>
    <w:p xmlns:wp14="http://schemas.microsoft.com/office/word/2010/wordml" w14:paraId="68AC110C" wp14:textId="77777777">
      <w:pPr>
        <w:pStyle w:val="FirstParagraph"/>
        <w:rPr/>
      </w:pPr>
      <w:r>
        <w:rPr/>
        <w:t>Chaque fonctionnalité doit être associée à des critères d’acceptation permettant de valider sa conformité.</w:t>
      </w:r>
    </w:p>
    <w:p xmlns:wp14="http://schemas.microsoft.com/office/word/2010/wordml" w14:paraId="07A627C3" wp14:textId="77777777">
      <w:pPr>
        <w:pStyle w:val="BodyText"/>
        <w:rPr/>
      </w:pPr>
      <w:r>
        <w:rPr/>
        <w:t>Ces critères portent sur :</w:t>
      </w:r>
    </w:p>
    <w:p xmlns:wp14="http://schemas.microsoft.com/office/word/2010/wordml" w14:paraId="60E337FC" wp14:textId="77777777">
      <w:pPr>
        <w:pStyle w:val="Compact"/>
        <w:numPr>
          <w:ilvl w:val="0"/>
          <w:numId w:val="1"/>
        </w:numPr>
        <w:rPr/>
      </w:pPr>
      <w:r>
        <w:rPr/>
        <w:t>le respect des exigences fonctionnelles ;</w:t>
      </w:r>
    </w:p>
    <w:p xmlns:wp14="http://schemas.microsoft.com/office/word/2010/wordml" w14:paraId="5D901764" wp14:textId="77777777">
      <w:pPr>
        <w:pStyle w:val="Compact"/>
        <w:numPr>
          <w:ilvl w:val="0"/>
          <w:numId w:val="1"/>
        </w:numPr>
        <w:rPr/>
      </w:pPr>
      <w:r>
        <w:rPr/>
        <w:t>la qualité des résultats produits ;</w:t>
      </w:r>
    </w:p>
    <w:p xmlns:wp14="http://schemas.microsoft.com/office/word/2010/wordml" w14:paraId="5AD86D22" wp14:textId="77777777">
      <w:pPr>
        <w:pStyle w:val="Compact"/>
        <w:numPr>
          <w:ilvl w:val="0"/>
          <w:numId w:val="1"/>
        </w:numPr>
        <w:rPr/>
      </w:pPr>
      <w:r>
        <w:rPr/>
        <w:t>la conformité des interfaces ;</w:t>
      </w:r>
    </w:p>
    <w:p xmlns:wp14="http://schemas.microsoft.com/office/word/2010/wordml" w14:paraId="363A5A3E" wp14:textId="77777777">
      <w:pPr>
        <w:pStyle w:val="Compact"/>
        <w:numPr>
          <w:ilvl w:val="0"/>
          <w:numId w:val="1"/>
        </w:numPr>
        <w:rPr/>
      </w:pPr>
      <w:r>
        <w:rPr/>
        <w:t>la prise en compte des règles métier.</w:t>
      </w:r>
    </w:p>
    <w:p xmlns:wp14="http://schemas.microsoft.com/office/word/2010/wordml" w14:paraId="292F0739" wp14:textId="77777777">
      <w:pPr>
        <w:pStyle w:val="FirstParagraph"/>
        <w:rPr/>
      </w:pPr>
      <w:r>
        <w:rPr/>
        <w:t>La validation est prononcée par la MOA sur la base de ces critères.</w:t>
      </w:r>
    </w:p>
    <w:p xmlns:wp14="http://schemas.microsoft.com/office/word/2010/wordml" w14:paraId="77AD6647" wp14:textId="77777777">
      <w:pPr>
        <w:pStyle w:val="BodyText"/>
        <w:rPr/>
      </w:pPr>
      <w:r>
        <w:rPr/>
        <w:t xml:space="preserve">La liste des critère d’acceptation se situe en annexe </w:t>
      </w:r>
      <w:r>
        <w:rPr>
          <w:b/>
          <w:bCs/>
        </w:rPr>
        <w:t>?@sec-critere_acceptation</w:t>
      </w:r>
      <w:bookmarkEnd w:id="186"/>
    </w:p>
    <w:p xmlns:wp14="http://schemas.microsoft.com/office/word/2010/wordml" w14:paraId="33D7B681" wp14:textId="77777777">
      <w:pPr>
        <w:pStyle w:val="Heading3"/>
        <w:rPr/>
      </w:pPr>
      <w:bookmarkStart w:name="gestion-des-anomalies" w:id="187"/>
      <w:r>
        <w:rPr/>
        <w:t>30.5 Gestion des anomalies</w:t>
      </w:r>
    </w:p>
    <w:p xmlns:wp14="http://schemas.microsoft.com/office/word/2010/wordml" w14:paraId="501949D6" wp14:textId="77777777">
      <w:pPr>
        <w:pStyle w:val="FirstParagraph"/>
        <w:rPr/>
      </w:pPr>
      <w:r>
        <w:rPr/>
        <w:t>Les anomalies identifiées lors des phases de test et de recette sont :</w:t>
      </w:r>
    </w:p>
    <w:p xmlns:wp14="http://schemas.microsoft.com/office/word/2010/wordml" w14:paraId="39543E86" wp14:textId="77777777">
      <w:pPr>
        <w:pStyle w:val="Compact"/>
        <w:numPr>
          <w:ilvl w:val="0"/>
          <w:numId w:val="1"/>
        </w:numPr>
        <w:rPr/>
      </w:pPr>
      <w:r>
        <w:rPr/>
        <w:t>recensées et qualifiées ;</w:t>
      </w:r>
    </w:p>
    <w:p xmlns:wp14="http://schemas.microsoft.com/office/word/2010/wordml" w14:paraId="28722A59" wp14:textId="77777777">
      <w:pPr>
        <w:pStyle w:val="Compact"/>
        <w:numPr>
          <w:ilvl w:val="0"/>
          <w:numId w:val="1"/>
        </w:numPr>
        <w:rPr/>
      </w:pPr>
      <w:r>
        <w:rPr/>
        <w:t>priorisées en fonction de leur impact ;</w:t>
      </w:r>
    </w:p>
    <w:p xmlns:wp14="http://schemas.microsoft.com/office/word/2010/wordml" w14:paraId="1B3F51E0" wp14:textId="77777777">
      <w:pPr>
        <w:pStyle w:val="Compact"/>
        <w:numPr>
          <w:ilvl w:val="0"/>
          <w:numId w:val="1"/>
        </w:numPr>
        <w:rPr/>
      </w:pPr>
      <w:r>
        <w:rPr/>
        <w:t>corrigées dans les cycles de développement suivants.</w:t>
      </w:r>
    </w:p>
    <w:p xmlns:wp14="http://schemas.microsoft.com/office/word/2010/wordml" w14:paraId="2429B76A" wp14:textId="77777777">
      <w:pPr>
        <w:pStyle w:val="FirstParagraph"/>
        <w:rPr/>
      </w:pPr>
      <w:r>
        <w:rPr/>
        <w:t>Un suivi des anomalies est mis en place afin de garantir leur résolution.</w:t>
      </w:r>
      <w:bookmarkEnd w:id="187"/>
    </w:p>
    <w:p xmlns:wp14="http://schemas.microsoft.com/office/word/2010/wordml" w14:paraId="1C28DEB8" wp14:textId="77777777">
      <w:pPr>
        <w:pStyle w:val="Heading3"/>
        <w:rPr/>
      </w:pPr>
      <w:bookmarkStart w:name="validation-des-versions" w:id="188"/>
      <w:r>
        <w:rPr/>
        <w:t>30.6 Validation des versions</w:t>
      </w:r>
    </w:p>
    <w:p xmlns:wp14="http://schemas.microsoft.com/office/word/2010/wordml" w14:paraId="331DA05D" wp14:textId="77777777">
      <w:pPr>
        <w:pStyle w:val="FirstParagraph"/>
        <w:rPr/>
      </w:pPr>
      <w:r>
        <w:rPr/>
        <w:t>Chaque version du système fait l’objet d’une validation avant mise en production.</w:t>
      </w:r>
    </w:p>
    <w:p xmlns:wp14="http://schemas.microsoft.com/office/word/2010/wordml" w14:paraId="3C8F17F4" wp14:textId="77777777">
      <w:pPr>
        <w:pStyle w:val="BodyText"/>
        <w:rPr/>
      </w:pPr>
      <w:r>
        <w:rPr/>
        <w:t>Cette validation permet :</w:t>
      </w:r>
    </w:p>
    <w:p xmlns:wp14="http://schemas.microsoft.com/office/word/2010/wordml" w14:paraId="5669127F" wp14:textId="77777777">
      <w:pPr>
        <w:pStyle w:val="Compact"/>
        <w:numPr>
          <w:ilvl w:val="0"/>
          <w:numId w:val="1"/>
        </w:numPr>
        <w:rPr/>
      </w:pPr>
      <w:r>
        <w:rPr/>
        <w:t>la réussite des tests techniques et fonctionnels ;</w:t>
      </w:r>
    </w:p>
    <w:p xmlns:wp14="http://schemas.microsoft.com/office/word/2010/wordml" w14:paraId="4E7F0810" wp14:textId="77777777">
      <w:pPr>
        <w:pStyle w:val="Compact"/>
        <w:numPr>
          <w:ilvl w:val="0"/>
          <w:numId w:val="1"/>
        </w:numPr>
        <w:rPr/>
      </w:pPr>
      <w:r>
        <w:rPr/>
        <w:t>la validation des éléments méthodologiques ;</w:t>
      </w:r>
    </w:p>
    <w:p xmlns:wp14="http://schemas.microsoft.com/office/word/2010/wordml" w14:paraId="6DB46F9F" wp14:textId="77777777">
      <w:pPr>
        <w:pStyle w:val="Compact"/>
        <w:numPr>
          <w:ilvl w:val="0"/>
          <w:numId w:val="1"/>
        </w:numPr>
        <w:rPr/>
      </w:pPr>
      <w:r>
        <w:rPr/>
        <w:t>la correction des anomalies critiques.</w:t>
      </w:r>
    </w:p>
    <w:p xmlns:wp14="http://schemas.microsoft.com/office/word/2010/wordml" w14:paraId="4CE7D380" wp14:textId="77777777">
      <w:pPr>
        <w:pStyle w:val="FirstParagraph"/>
        <w:rPr/>
      </w:pPr>
      <w:r>
        <w:rPr/>
        <w:t>La décision de mise en production est prise par la MOA.</w:t>
      </w:r>
      <w:bookmarkEnd w:id="188"/>
    </w:p>
    <w:p xmlns:wp14="http://schemas.microsoft.com/office/word/2010/wordml" w14:paraId="12403F42" wp14:textId="77777777">
      <w:pPr>
        <w:pStyle w:val="Heading3"/>
        <w:rPr/>
      </w:pPr>
      <w:bookmarkStart w:name="points-de-vigilance-1" w:id="189"/>
      <w:r>
        <w:rPr/>
        <w:t>30.7 Points de vigilance</w:t>
      </w:r>
    </w:p>
    <w:p xmlns:wp14="http://schemas.microsoft.com/office/word/2010/wordml" w14:paraId="3AAC1195" wp14:textId="77777777">
      <w:pPr>
        <w:pStyle w:val="Compact"/>
        <w:numPr>
          <w:ilvl w:val="0"/>
          <w:numId w:val="1"/>
        </w:numPr>
        <w:rPr/>
      </w:pPr>
      <w:r>
        <w:rPr/>
        <w:t>Nécessité d’impliquer les utilisateurs dans les phases de recette</w:t>
      </w:r>
    </w:p>
    <w:p xmlns:wp14="http://schemas.microsoft.com/office/word/2010/wordml" w14:paraId="5D483C1A" wp14:textId="77777777">
      <w:pPr>
        <w:pStyle w:val="Compact"/>
        <w:numPr>
          <w:ilvl w:val="0"/>
          <w:numId w:val="1"/>
        </w:numPr>
        <w:rPr/>
      </w:pPr>
      <w:r>
        <w:rPr/>
        <w:t>Importance de la validation méthodologique des indicateurs</w:t>
      </w:r>
    </w:p>
    <w:p xmlns:wp14="http://schemas.microsoft.com/office/word/2010/wordml" w14:paraId="1E82D984" wp14:textId="77777777">
      <w:pPr>
        <w:pStyle w:val="Compact"/>
        <w:numPr>
          <w:ilvl w:val="0"/>
          <w:numId w:val="1"/>
        </w:numPr>
        <w:rPr/>
      </w:pPr>
      <w:r>
        <w:rPr/>
        <w:t>Risque de sous-estimation des efforts de test dans un contexte Agile</w:t>
      </w:r>
    </w:p>
    <w:p xmlns:wp14="http://schemas.microsoft.com/office/word/2010/wordml" w14:paraId="0D3A3848" wp14:textId="77777777">
      <w:pPr>
        <w:pStyle w:val="Compact"/>
        <w:numPr>
          <w:ilvl w:val="0"/>
          <w:numId w:val="1"/>
        </w:numPr>
        <w:rPr/>
      </w:pPr>
      <w:r>
        <w:rPr/>
        <w:t>Coordination entre corrections d’anomalies et développement de nouvelles fonctionnalités</w:t>
      </w:r>
    </w:p>
    <w:p xmlns:wp14="http://schemas.microsoft.com/office/word/2010/wordml" w14:paraId="5346CBB2" wp14:textId="77777777">
      <w:pPr>
        <w:pStyle w:val="Compact"/>
        <w:numPr>
          <w:ilvl w:val="0"/>
          <w:numId w:val="1"/>
        </w:numPr>
        <w:rPr/>
      </w:pPr>
      <w:r>
        <w:rPr/>
        <w:t>Maintien d’un référentiel de tests à jour tout au long du projet</w:t>
      </w:r>
    </w:p>
    <w:p xmlns:wp14="http://schemas.microsoft.com/office/word/2010/wordml" w14:paraId="165E52BC" wp14:textId="77777777">
      <w:pPr>
        <w:pStyle w:val="Normal"/>
        <w:rPr/>
      </w:pPr>
      <w:r>
        <w:rPr/>
        <mc:AlternateContent>
          <mc:Choice Requires="wps">
            <w:drawing>
              <wp:inline xmlns:wp14="http://schemas.microsoft.com/office/word/2010/wordprocessingDrawing" distT="0" distB="0" distL="0" distR="0" wp14:anchorId="4B3AEF00" wp14:editId="7777777">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w14:anchorId="5063A4D8">
              <v:rect id="shape_0" style="position:absolute;margin-left:0pt;margin-top:-1.55pt;width:467.95pt;height:1.45pt;mso-wrap-style:none;v-text-anchor:middle;mso-position-horizontal:center;mso-position-vertical:top" o:allowincell="f" fillcolor="white" stroked="t">
                <v:fill type="solid" color2="black" o:detectmouseclick="t"/>
                <v:stroke color="black" joinstyle="round" endcap="flat"/>
                <w10:wrap type="topAndBottom"/>
              </v:rect>
            </w:pict>
          </mc:Fallback>
        </mc:AlternateContent>
      </w:r>
    </w:p>
    <w:p xmlns:wp14="http://schemas.microsoft.com/office/word/2010/wordml" w14:paraId="6B699379" wp14:textId="77777777">
      <w:pPr>
        <w:pStyle w:val="Normal"/>
        <w:rPr/>
      </w:pPr>
      <w:r>
        <w:rPr/>
      </w:r>
      <w:bookmarkEnd w:id="182"/>
      <w:bookmarkEnd w:id="189"/>
      <w:r>
        <w:br w:type="page"/>
      </w:r>
    </w:p>
    <w:p xmlns:wp14="http://schemas.microsoft.com/office/word/2010/wordml" w14:paraId="6BAE6346" wp14:textId="77777777">
      <w:pPr>
        <w:pStyle w:val="Heading2"/>
        <w:spacing w:before="0" w:after="0"/>
        <w:rPr/>
      </w:pPr>
      <w:bookmarkStart w:name="__RefHeading___Toc6613_4257709489" w:id="190"/>
      <w:bookmarkStart w:name="accompagnement-et-conduite-du-changement" w:id="191"/>
      <w:bookmarkEnd w:id="190"/>
      <w:r>
        <w:rPr/>
        <w:t>31 Accompagnement et conduite du changement</w:t>
      </w:r>
    </w:p>
    <w:p xmlns:wp14="http://schemas.microsoft.com/office/word/2010/wordml" w14:paraId="543C1CC7" wp14:textId="77777777">
      <w:pPr>
        <w:pStyle w:val="FirstParagraph"/>
        <w:rPr/>
      </w:pPr>
      <w:r>
        <w:rPr/>
        <w:t>La mise en œuvre d’HydroScope implique des évolutions dans les pratiques des acteurs de la gestion de l’eau en Nouvelle-Calédonie. À ce titre, un dispositif d’accompagnement et de conduite du changement est nécessaire pour favoriser l’appropriation de l’outil, garantir son utilisation effective et assurer la cohérence des usages entre les différentes parties prenantes.</w:t>
      </w:r>
    </w:p>
    <w:p xmlns:wp14="http://schemas.microsoft.com/office/word/2010/wordml" w14:paraId="008579D2" wp14:textId="77777777">
      <w:pPr>
        <w:pStyle w:val="BodyText"/>
        <w:rPr/>
      </w:pPr>
      <w:r>
        <w:rPr/>
        <w:t>L’objectif est de faciliter l’adoption du système, de sécuriser son déploiement et de permettre une montée en compétence progressive des utilisateurs et des administrateurs.</w:t>
      </w:r>
    </w:p>
    <w:p xmlns:wp14="http://schemas.microsoft.com/office/word/2010/wordml" w14:paraId="27D3656F" wp14:textId="77777777">
      <w:pPr>
        <w:pStyle w:val="Heading3"/>
        <w:rPr/>
      </w:pPr>
      <w:bookmarkStart w:name="Xb766dc75f3b7fd6f1e9e1fa589758a5a77a2fd1" w:id="192"/>
      <w:r>
        <w:rPr/>
        <w:t>31.1 Accompagnement des utilisateurs et des administrateurs</w:t>
      </w:r>
    </w:p>
    <w:p xmlns:wp14="http://schemas.microsoft.com/office/word/2010/wordml" w14:paraId="5F27BD0C" wp14:textId="77777777">
      <w:pPr>
        <w:pStyle w:val="FirstParagraph"/>
        <w:rPr/>
      </w:pPr>
      <w:r>
        <w:rPr/>
        <w:t>Le dispositif d’accompagnement concerne à la fois :</w:t>
      </w:r>
    </w:p>
    <w:p xmlns:wp14="http://schemas.microsoft.com/office/word/2010/wordml" w14:paraId="09FC3F35" wp14:textId="77777777">
      <w:pPr>
        <w:pStyle w:val="Compact"/>
        <w:numPr>
          <w:ilvl w:val="0"/>
          <w:numId w:val="1"/>
        </w:numPr>
        <w:rPr/>
      </w:pPr>
      <w:r>
        <w:rPr/>
        <w:t xml:space="preserve">les </w:t>
      </w:r>
      <w:r>
        <w:rPr>
          <w:b/>
          <w:bCs/>
        </w:rPr>
        <w:t>utilisateurs finaux</w:t>
      </w:r>
      <w:r>
        <w:rPr/>
        <w:t xml:space="preserve"> (techniciens, ingénieurs, décideurs), qui utilisent l’outil pour analyser et interpréter les données ;</w:t>
      </w:r>
    </w:p>
    <w:p xmlns:wp14="http://schemas.microsoft.com/office/word/2010/wordml" w14:paraId="2F4A0520" wp14:textId="77777777">
      <w:pPr>
        <w:pStyle w:val="Compact"/>
        <w:numPr>
          <w:ilvl w:val="0"/>
          <w:numId w:val="1"/>
        </w:numPr>
        <w:rPr/>
      </w:pPr>
      <w:r>
        <w:rPr/>
        <w:t xml:space="preserve">les </w:t>
      </w:r>
      <w:r>
        <w:rPr>
          <w:b/>
          <w:bCs/>
        </w:rPr>
        <w:t>administrateurs</w:t>
      </w:r>
      <w:r>
        <w:rPr/>
        <w:t xml:space="preserve"> (OEIL notamment), qui assurent l’exploitation, la gestion des données et le paramétrage de la plateforme.</w:t>
      </w:r>
    </w:p>
    <w:p xmlns:wp14="http://schemas.microsoft.com/office/word/2010/wordml" w14:paraId="40C8EE48" wp14:textId="77777777">
      <w:pPr>
        <w:pStyle w:val="Heading4"/>
        <w:rPr/>
      </w:pPr>
      <w:bookmarkStart w:name="objectifs-1" w:id="193"/>
      <w:r>
        <w:rPr/>
        <w:t>31.1.1 Objectifs</w:t>
      </w:r>
    </w:p>
    <w:p xmlns:wp14="http://schemas.microsoft.com/office/word/2010/wordml" w14:paraId="13CA3E1D" wp14:textId="77777777">
      <w:pPr>
        <w:pStyle w:val="FirstParagraph"/>
        <w:rPr/>
      </w:pPr>
      <w:r>
        <w:rPr/>
        <w:t>L’accompagnement vise à permettre :</w:t>
      </w:r>
    </w:p>
    <w:p xmlns:wp14="http://schemas.microsoft.com/office/word/2010/wordml" w14:paraId="39B4C74C" wp14:textId="77777777">
      <w:pPr>
        <w:pStyle w:val="Compact"/>
        <w:numPr>
          <w:ilvl w:val="0"/>
          <w:numId w:val="1"/>
        </w:numPr>
        <w:rPr/>
      </w:pPr>
      <w:r>
        <w:rPr/>
        <w:t>une prise en main rapide de l’outil ;</w:t>
      </w:r>
    </w:p>
    <w:p xmlns:wp14="http://schemas.microsoft.com/office/word/2010/wordml" w14:paraId="0BC62B41" wp14:textId="77777777">
      <w:pPr>
        <w:pStyle w:val="Compact"/>
        <w:numPr>
          <w:ilvl w:val="0"/>
          <w:numId w:val="1"/>
        </w:numPr>
        <w:rPr/>
      </w:pPr>
      <w:r>
        <w:rPr/>
        <w:t>une compréhension des indicateurs et de leurs limites ;</w:t>
      </w:r>
    </w:p>
    <w:p xmlns:wp14="http://schemas.microsoft.com/office/word/2010/wordml" w14:paraId="6FE27792" wp14:textId="77777777">
      <w:pPr>
        <w:pStyle w:val="Compact"/>
        <w:numPr>
          <w:ilvl w:val="0"/>
          <w:numId w:val="1"/>
        </w:numPr>
        <w:rPr/>
      </w:pPr>
      <w:r>
        <w:rPr/>
        <w:t>une utilisation adaptée aux différents profils ;</w:t>
      </w:r>
    </w:p>
    <w:p xmlns:wp14="http://schemas.microsoft.com/office/word/2010/wordml" w14:paraId="311D8C06" wp14:textId="77777777">
      <w:pPr>
        <w:pStyle w:val="Compact"/>
        <w:numPr>
          <w:ilvl w:val="0"/>
          <w:numId w:val="1"/>
        </w:numPr>
        <w:rPr/>
      </w:pPr>
      <w:r>
        <w:rPr/>
        <w:t>une autonomie progressive des administrateurs dans la gestion du système.</w:t>
      </w:r>
    </w:p>
    <w:p xmlns:wp14="http://schemas.microsoft.com/office/word/2010/wordml" w14:paraId="3C92E656" wp14:textId="77777777">
      <w:pPr>
        <w:pStyle w:val="FirstParagraph"/>
        <w:rPr/>
      </w:pPr>
      <w:r>
        <w:rPr/>
        <w:t>Pour les administrateurs, cela inclut en particulier :</w:t>
      </w:r>
    </w:p>
    <w:p xmlns:wp14="http://schemas.microsoft.com/office/word/2010/wordml" w14:paraId="0AE78755" wp14:textId="77777777">
      <w:pPr>
        <w:pStyle w:val="Compact"/>
        <w:numPr>
          <w:ilvl w:val="0"/>
          <w:numId w:val="1"/>
        </w:numPr>
        <w:rPr/>
      </w:pPr>
      <w:r>
        <w:rPr/>
        <w:t>la gestion des données (import, mise à jour, contrôle qualité) ;</w:t>
      </w:r>
    </w:p>
    <w:p xmlns:wp14="http://schemas.microsoft.com/office/word/2010/wordml" w14:paraId="756FF78F" wp14:textId="77777777">
      <w:pPr>
        <w:pStyle w:val="Compact"/>
        <w:numPr>
          <w:ilvl w:val="0"/>
          <w:numId w:val="1"/>
        </w:numPr>
        <w:rPr/>
      </w:pPr>
      <w:r>
        <w:rPr/>
        <w:t>l’administration des référentiels (objets géographiques, indicateurs) ;</w:t>
      </w:r>
    </w:p>
    <w:p xmlns:wp14="http://schemas.microsoft.com/office/word/2010/wordml" w14:paraId="23BE06E6" wp14:textId="77777777">
      <w:pPr>
        <w:pStyle w:val="Compact"/>
        <w:numPr>
          <w:ilvl w:val="0"/>
          <w:numId w:val="1"/>
        </w:numPr>
        <w:rPr/>
      </w:pPr>
      <w:r>
        <w:rPr/>
        <w:t>la supervision des traitements et des calculs ;</w:t>
      </w:r>
    </w:p>
    <w:p xmlns:wp14="http://schemas.microsoft.com/office/word/2010/wordml" w14:paraId="0AE8E38B" wp14:textId="77777777">
      <w:pPr>
        <w:pStyle w:val="Compact"/>
        <w:numPr>
          <w:ilvl w:val="0"/>
          <w:numId w:val="1"/>
        </w:numPr>
        <w:rPr/>
      </w:pPr>
      <w:r>
        <w:rPr/>
        <w:t>la gestion des utilisateurs et des droits ;</w:t>
      </w:r>
    </w:p>
    <w:p xmlns:wp14="http://schemas.microsoft.com/office/word/2010/wordml" w14:paraId="77DAB843" wp14:textId="77777777">
      <w:pPr>
        <w:pStyle w:val="Compact"/>
        <w:numPr>
          <w:ilvl w:val="0"/>
          <w:numId w:val="1"/>
        </w:numPr>
        <w:rPr/>
      </w:pPr>
      <w:r>
        <w:rPr/>
        <w:t>un premier niveau de support aux utilisateurs.</w:t>
      </w:r>
      <w:bookmarkEnd w:id="192"/>
      <w:bookmarkEnd w:id="193"/>
    </w:p>
    <w:p xmlns:wp14="http://schemas.microsoft.com/office/word/2010/wordml" w14:paraId="6021609D" wp14:textId="77777777">
      <w:pPr>
        <w:pStyle w:val="Heading3"/>
        <w:rPr/>
      </w:pPr>
      <w:bookmarkStart w:name="formation" w:id="194"/>
      <w:r>
        <w:rPr/>
        <w:t>31.2 Formation</w:t>
      </w:r>
    </w:p>
    <w:p xmlns:wp14="http://schemas.microsoft.com/office/word/2010/wordml" w14:paraId="3D003CFB" wp14:textId="77777777">
      <w:pPr>
        <w:pStyle w:val="FirstParagraph"/>
        <w:rPr/>
      </w:pPr>
      <w:r>
        <w:rPr/>
        <w:t>Des actions de formation devront être mises en place, adaptées aux différents profils :</w:t>
      </w:r>
    </w:p>
    <w:p xmlns:wp14="http://schemas.microsoft.com/office/word/2010/wordml" w14:paraId="02C1A916" wp14:textId="77777777">
      <w:pPr>
        <w:pStyle w:val="Compact"/>
        <w:numPr>
          <w:ilvl w:val="0"/>
          <w:numId w:val="1"/>
        </w:numPr>
        <w:rPr/>
      </w:pPr>
      <w:r>
        <w:rPr>
          <w:b/>
          <w:bCs/>
        </w:rPr>
        <w:t>Formations utilisateurs</w:t>
      </w:r>
      <w:r>
        <w:rPr/>
        <w:t xml:space="preserve"> :</w:t>
      </w:r>
    </w:p>
    <w:p xmlns:wp14="http://schemas.microsoft.com/office/word/2010/wordml" w14:paraId="5457B366" wp14:textId="77777777">
      <w:pPr>
        <w:pStyle w:val="Compact"/>
        <w:numPr>
          <w:ilvl w:val="1"/>
          <w:numId w:val="1"/>
        </w:numPr>
        <w:rPr/>
      </w:pPr>
      <w:r>
        <w:rPr/>
        <w:t>prise en main de l’interface ;</w:t>
      </w:r>
    </w:p>
    <w:p xmlns:wp14="http://schemas.microsoft.com/office/word/2010/wordml" w14:paraId="45F53911" wp14:textId="77777777">
      <w:pPr>
        <w:pStyle w:val="Compact"/>
        <w:numPr>
          <w:ilvl w:val="1"/>
          <w:numId w:val="1"/>
        </w:numPr>
        <w:rPr/>
      </w:pPr>
      <w:r>
        <w:rPr/>
        <w:t>lecture et interprétation des indicateurs ;</w:t>
      </w:r>
    </w:p>
    <w:p xmlns:wp14="http://schemas.microsoft.com/office/word/2010/wordml" w14:paraId="1127ACC6" wp14:textId="77777777">
      <w:pPr>
        <w:pStyle w:val="Compact"/>
        <w:numPr>
          <w:ilvl w:val="1"/>
          <w:numId w:val="1"/>
        </w:numPr>
        <w:rPr/>
      </w:pPr>
      <w:r>
        <w:rPr/>
        <w:t>utilisation des outils de visualisation et d’analyse.</w:t>
      </w:r>
    </w:p>
    <w:p xmlns:wp14="http://schemas.microsoft.com/office/word/2010/wordml" w14:paraId="0AC482AA" wp14:textId="77777777">
      <w:pPr>
        <w:pStyle w:val="Compact"/>
        <w:numPr>
          <w:ilvl w:val="0"/>
          <w:numId w:val="1"/>
        </w:numPr>
        <w:rPr/>
      </w:pPr>
      <w:r>
        <w:rPr>
          <w:b/>
          <w:bCs/>
        </w:rPr>
        <w:t>Formations administrateurs</w:t>
      </w:r>
      <w:r>
        <w:rPr/>
        <w:t xml:space="preserve"> :</w:t>
      </w:r>
    </w:p>
    <w:p xmlns:wp14="http://schemas.microsoft.com/office/word/2010/wordml" w14:paraId="3A6B2C95" wp14:textId="77777777">
      <w:pPr>
        <w:pStyle w:val="Compact"/>
        <w:numPr>
          <w:ilvl w:val="1"/>
          <w:numId w:val="1"/>
        </w:numPr>
        <w:rPr/>
      </w:pPr>
      <w:r>
        <w:rPr/>
        <w:t>gestion des flux de données et des imports ;</w:t>
      </w:r>
    </w:p>
    <w:p xmlns:wp14="http://schemas.microsoft.com/office/word/2010/wordml" w14:paraId="42EE2165" wp14:textId="77777777">
      <w:pPr>
        <w:pStyle w:val="Compact"/>
        <w:numPr>
          <w:ilvl w:val="1"/>
          <w:numId w:val="1"/>
        </w:numPr>
        <w:rPr/>
      </w:pPr>
      <w:r>
        <w:rPr/>
        <w:t>administration des référentiels et des indicateurs ;</w:t>
      </w:r>
    </w:p>
    <w:p xmlns:wp14="http://schemas.microsoft.com/office/word/2010/wordml" w14:paraId="6CF1EFF5" wp14:textId="77777777">
      <w:pPr>
        <w:pStyle w:val="Compact"/>
        <w:numPr>
          <w:ilvl w:val="1"/>
          <w:numId w:val="1"/>
        </w:numPr>
        <w:rPr/>
      </w:pPr>
      <w:r>
        <w:rPr/>
        <w:t>utilisation des outils de supervision et de monitoring ;</w:t>
      </w:r>
    </w:p>
    <w:p xmlns:wp14="http://schemas.microsoft.com/office/word/2010/wordml" w14:paraId="241D5281" wp14:textId="77777777">
      <w:pPr>
        <w:pStyle w:val="Compact"/>
        <w:numPr>
          <w:ilvl w:val="1"/>
          <w:numId w:val="1"/>
        </w:numPr>
        <w:rPr/>
      </w:pPr>
      <w:r>
        <w:rPr/>
        <w:t>bonnes pratiques d’exploitation de la plateforme.</w:t>
      </w:r>
    </w:p>
    <w:p xmlns:wp14="http://schemas.microsoft.com/office/word/2010/wordml" w14:paraId="7CCCFA23" wp14:textId="77777777">
      <w:pPr>
        <w:pStyle w:val="FirstParagraph"/>
        <w:rPr/>
      </w:pPr>
      <w:r>
        <w:rPr/>
        <w:t>Ces formations pourront être réalisées sous forme de sessions dédiées, d’ateliers pratiques et de supports pédagogiques.</w:t>
      </w:r>
      <w:bookmarkEnd w:id="194"/>
    </w:p>
    <w:p xmlns:wp14="http://schemas.microsoft.com/office/word/2010/wordml" w14:paraId="7B4D3CE5" wp14:textId="77777777">
      <w:pPr>
        <w:pStyle w:val="Heading3"/>
        <w:rPr/>
      </w:pPr>
      <w:bookmarkStart w:name="documentation" w:id="195"/>
      <w:r>
        <w:rPr/>
        <w:t>31.3 Documentation</w:t>
      </w:r>
    </w:p>
    <w:p xmlns:wp14="http://schemas.microsoft.com/office/word/2010/wordml" w14:paraId="5CD4E42C" wp14:textId="77777777">
      <w:pPr>
        <w:pStyle w:val="FirstParagraph"/>
        <w:rPr/>
      </w:pPr>
      <w:r>
        <w:rPr/>
        <w:t>Une documentation complète devra être produite et maintenue à jour :</w:t>
      </w:r>
    </w:p>
    <w:p xmlns:wp14="http://schemas.microsoft.com/office/word/2010/wordml" w14:paraId="7C6C0955" wp14:textId="77777777">
      <w:pPr>
        <w:pStyle w:val="Compact"/>
        <w:numPr>
          <w:ilvl w:val="0"/>
          <w:numId w:val="1"/>
        </w:numPr>
        <w:rPr/>
      </w:pPr>
      <w:r>
        <w:rPr>
          <w:b/>
          <w:bCs/>
        </w:rPr>
        <w:t>Documentation utilisateur</w:t>
      </w:r>
      <w:r>
        <w:rPr/>
        <w:t xml:space="preserve"> :</w:t>
      </w:r>
    </w:p>
    <w:p xmlns:wp14="http://schemas.microsoft.com/office/word/2010/wordml" w14:paraId="2E68F932" wp14:textId="77777777">
      <w:pPr>
        <w:pStyle w:val="Compact"/>
        <w:numPr>
          <w:ilvl w:val="1"/>
          <w:numId w:val="1"/>
        </w:numPr>
        <w:rPr/>
      </w:pPr>
      <w:r>
        <w:rPr/>
        <w:t>guides de prise en main ;</w:t>
      </w:r>
    </w:p>
    <w:p xmlns:wp14="http://schemas.microsoft.com/office/word/2010/wordml" w14:paraId="478202D0" wp14:textId="77777777">
      <w:pPr>
        <w:pStyle w:val="Compact"/>
        <w:numPr>
          <w:ilvl w:val="1"/>
          <w:numId w:val="1"/>
        </w:numPr>
        <w:rPr/>
      </w:pPr>
      <w:r>
        <w:rPr/>
        <w:t>description des fonctionnalités ;</w:t>
      </w:r>
    </w:p>
    <w:p xmlns:wp14="http://schemas.microsoft.com/office/word/2010/wordml" w14:paraId="2269D52A" wp14:textId="77777777">
      <w:pPr>
        <w:pStyle w:val="Compact"/>
        <w:numPr>
          <w:ilvl w:val="1"/>
          <w:numId w:val="1"/>
        </w:numPr>
        <w:rPr/>
      </w:pPr>
      <w:r>
        <w:rPr/>
        <w:t>cas d’usage.</w:t>
      </w:r>
    </w:p>
    <w:p xmlns:wp14="http://schemas.microsoft.com/office/word/2010/wordml" w14:paraId="3F029778" wp14:textId="77777777">
      <w:pPr>
        <w:pStyle w:val="Compact"/>
        <w:numPr>
          <w:ilvl w:val="0"/>
          <w:numId w:val="1"/>
        </w:numPr>
        <w:rPr/>
      </w:pPr>
      <w:r>
        <w:rPr>
          <w:b/>
          <w:bCs/>
        </w:rPr>
        <w:t>Documentation administrateur</w:t>
      </w:r>
      <w:r>
        <w:rPr/>
        <w:t xml:space="preserve"> :</w:t>
      </w:r>
    </w:p>
    <w:p xmlns:wp14="http://schemas.microsoft.com/office/word/2010/wordml" w14:paraId="5311A5B4" wp14:textId="77777777">
      <w:pPr>
        <w:pStyle w:val="Compact"/>
        <w:numPr>
          <w:ilvl w:val="1"/>
          <w:numId w:val="1"/>
        </w:numPr>
        <w:rPr/>
      </w:pPr>
      <w:r>
        <w:rPr/>
        <w:t>guide d’administration ;</w:t>
      </w:r>
    </w:p>
    <w:p xmlns:wp14="http://schemas.microsoft.com/office/word/2010/wordml" w14:paraId="6D17EB95" wp14:textId="77777777">
      <w:pPr>
        <w:pStyle w:val="Compact"/>
        <w:numPr>
          <w:ilvl w:val="1"/>
          <w:numId w:val="1"/>
        </w:numPr>
        <w:rPr/>
      </w:pPr>
      <w:r>
        <w:rPr/>
        <w:t>description des processus d’import et de mise à jour ;</w:t>
      </w:r>
    </w:p>
    <w:p xmlns:wp14="http://schemas.microsoft.com/office/word/2010/wordml" w14:paraId="2B79CA9A" wp14:textId="77777777">
      <w:pPr>
        <w:pStyle w:val="Compact"/>
        <w:numPr>
          <w:ilvl w:val="1"/>
          <w:numId w:val="1"/>
        </w:numPr>
        <w:rPr/>
      </w:pPr>
      <w:r>
        <w:rPr/>
        <w:t>documentation des indicateurs et des traitements ;</w:t>
      </w:r>
    </w:p>
    <w:p xmlns:wp14="http://schemas.microsoft.com/office/word/2010/wordml" w14:paraId="2494A433" wp14:textId="77777777">
      <w:pPr>
        <w:pStyle w:val="Compact"/>
        <w:numPr>
          <w:ilvl w:val="1"/>
          <w:numId w:val="1"/>
        </w:numPr>
        <w:rPr/>
      </w:pPr>
      <w:r>
        <w:rPr/>
        <w:t>procédures de gestion des incidents.</w:t>
      </w:r>
    </w:p>
    <w:p xmlns:wp14="http://schemas.microsoft.com/office/word/2010/wordml" w14:paraId="67F7C5FD" wp14:textId="77777777">
      <w:pPr>
        <w:pStyle w:val="FirstParagraph"/>
        <w:rPr/>
      </w:pPr>
      <w:r>
        <w:rPr/>
        <w:t>Cette documentation constitue un support essentiel pour l’autonomie des utilisateurs et des administrateurs.</w:t>
      </w:r>
      <w:bookmarkEnd w:id="195"/>
    </w:p>
    <w:p xmlns:wp14="http://schemas.microsoft.com/office/word/2010/wordml" w14:paraId="7A194786" wp14:textId="77777777">
      <w:pPr>
        <w:pStyle w:val="Heading3"/>
        <w:rPr/>
      </w:pPr>
      <w:bookmarkStart w:name="support-et-accompagnement-dans-la-durée" w:id="196"/>
      <w:r>
        <w:rPr/>
        <w:t>31.4 Support et accompagnement dans la durée</w:t>
      </w:r>
    </w:p>
    <w:p xmlns:wp14="http://schemas.microsoft.com/office/word/2010/wordml" w14:paraId="30245724" wp14:textId="77777777">
      <w:pPr>
        <w:pStyle w:val="FirstParagraph"/>
        <w:rPr/>
      </w:pPr>
      <w:r>
        <w:rPr/>
        <w:t>Un dispositif de support devra être mis en place pour accompagner les utilisateurs et les administrateurs après le déploiement :</w:t>
      </w:r>
    </w:p>
    <w:p xmlns:wp14="http://schemas.microsoft.com/office/word/2010/wordml" w14:paraId="75A873F6" wp14:textId="77777777">
      <w:pPr>
        <w:pStyle w:val="Compact"/>
        <w:numPr>
          <w:ilvl w:val="0"/>
          <w:numId w:val="1"/>
        </w:numPr>
        <w:rPr/>
      </w:pPr>
      <w:r>
        <w:rPr/>
        <w:t>point de contact pour les questions et incidents ;</w:t>
      </w:r>
    </w:p>
    <w:p xmlns:wp14="http://schemas.microsoft.com/office/word/2010/wordml" w14:paraId="19ED9657" wp14:textId="77777777">
      <w:pPr>
        <w:pStyle w:val="Compact"/>
        <w:numPr>
          <w:ilvl w:val="0"/>
          <w:numId w:val="1"/>
        </w:numPr>
        <w:rPr/>
      </w:pPr>
      <w:r>
        <w:rPr/>
        <w:t>accompagnement lors des premières phases d’exploitation ;</w:t>
      </w:r>
    </w:p>
    <w:p xmlns:wp14="http://schemas.microsoft.com/office/word/2010/wordml" w14:paraId="4E655856" wp14:textId="77777777">
      <w:pPr>
        <w:pStyle w:val="Compact"/>
        <w:numPr>
          <w:ilvl w:val="0"/>
          <w:numId w:val="1"/>
        </w:numPr>
        <w:rPr/>
      </w:pPr>
      <w:r>
        <w:rPr/>
        <w:t>suivi des demandes d’évolution ;</w:t>
      </w:r>
    </w:p>
    <w:p xmlns:wp14="http://schemas.microsoft.com/office/word/2010/wordml" w14:paraId="07D839A5" wp14:textId="77777777">
      <w:pPr>
        <w:pStyle w:val="Compact"/>
        <w:numPr>
          <w:ilvl w:val="0"/>
          <w:numId w:val="1"/>
        </w:numPr>
        <w:rPr/>
      </w:pPr>
      <w:r>
        <w:rPr/>
        <w:t>support spécifique pour les administrateurs lors de la prise en main.</w:t>
      </w:r>
    </w:p>
    <w:p xmlns:wp14="http://schemas.microsoft.com/office/word/2010/wordml" w14:paraId="1004D61D" wp14:textId="77777777">
      <w:pPr>
        <w:pStyle w:val="FirstParagraph"/>
        <w:rPr/>
      </w:pPr>
      <w:r>
        <w:rPr/>
        <w:t xml:space="preserve">Des actions de </w:t>
      </w:r>
      <w:r>
        <w:rPr>
          <w:b/>
          <w:bCs/>
        </w:rPr>
        <w:t>transfert de compétences</w:t>
      </w:r>
      <w:r>
        <w:rPr/>
        <w:t xml:space="preserve"> devront être prévues afin de limiter la dépendance au prestataire.</w:t>
      </w:r>
      <w:bookmarkEnd w:id="196"/>
    </w:p>
    <w:p xmlns:wp14="http://schemas.microsoft.com/office/word/2010/wordml" w14:paraId="79F502B3" wp14:textId="77777777">
      <w:pPr>
        <w:pStyle w:val="Heading3"/>
        <w:rPr/>
      </w:pPr>
      <w:bookmarkStart w:name="communication" w:id="197"/>
      <w:r>
        <w:rPr/>
        <w:t>31.5 Communication</w:t>
      </w:r>
    </w:p>
    <w:p xmlns:wp14="http://schemas.microsoft.com/office/word/2010/wordml" w14:paraId="125C7914" wp14:textId="77777777">
      <w:pPr>
        <w:pStyle w:val="FirstParagraph"/>
        <w:rPr/>
      </w:pPr>
      <w:r>
        <w:rPr/>
        <w:t>Une communication régulière devra être assurée tout au long du projet :</w:t>
      </w:r>
    </w:p>
    <w:p xmlns:wp14="http://schemas.microsoft.com/office/word/2010/wordml" w14:paraId="6C994EE8" wp14:textId="77777777">
      <w:pPr>
        <w:pStyle w:val="Compact"/>
        <w:numPr>
          <w:ilvl w:val="0"/>
          <w:numId w:val="1"/>
        </w:numPr>
        <w:rPr/>
      </w:pPr>
      <w:r>
        <w:rPr/>
        <w:t>information sur les évolutions de l’outil ;</w:t>
      </w:r>
    </w:p>
    <w:p xmlns:wp14="http://schemas.microsoft.com/office/word/2010/wordml" w14:paraId="38EAD21B" wp14:textId="77777777">
      <w:pPr>
        <w:pStyle w:val="Compact"/>
        <w:numPr>
          <w:ilvl w:val="0"/>
          <w:numId w:val="1"/>
        </w:numPr>
        <w:rPr/>
      </w:pPr>
      <w:r>
        <w:rPr/>
        <w:t>valorisation des usages ;</w:t>
      </w:r>
    </w:p>
    <w:p xmlns:wp14="http://schemas.microsoft.com/office/word/2010/wordml" w14:paraId="08FBC34A" wp14:textId="77777777">
      <w:pPr>
        <w:pStyle w:val="Compact"/>
        <w:numPr>
          <w:ilvl w:val="0"/>
          <w:numId w:val="1"/>
        </w:numPr>
        <w:rPr/>
      </w:pPr>
      <w:r>
        <w:rPr/>
        <w:t>partage des bonnes pratiques.</w:t>
      </w:r>
    </w:p>
    <w:p xmlns:wp14="http://schemas.microsoft.com/office/word/2010/wordml" w14:paraId="66F7E115" wp14:textId="77777777">
      <w:pPr>
        <w:pStyle w:val="FirstParagraph"/>
        <w:rPr/>
      </w:pPr>
      <w:r>
        <w:rPr/>
        <w:t>Cette communication contribue à maintenir l’engagement des parties prenantes.</w:t>
      </w:r>
    </w:p>
    <w:p xmlns:wp14="http://schemas.microsoft.com/office/word/2010/wordml" w14:paraId="04ADECCF" wp14:textId="77777777">
      <w:pPr>
        <w:pStyle w:val="Normal"/>
        <w:rPr/>
      </w:pPr>
      <w:r>
        <w:rPr/>
        <mc:AlternateContent>
          <mc:Choice Requires="wps">
            <w:drawing>
              <wp:inline xmlns:wp14="http://schemas.microsoft.com/office/word/2010/wordprocessingDrawing" distT="0" distB="0" distL="0" distR="0" wp14:anchorId="09F77DCD" wp14:editId="7777777">
                <wp:extent cx="5943600" cy="19050"/>
                <wp:effectExtent l="0" t="0" r="0" b="0"/>
                <wp:docPr id="58" name=""/>
                <a:graphic xmlns:a="http://schemas.openxmlformats.org/drawingml/2006/main">
                  <a:graphicData uri="http://schemas.microsoft.com/office/word/2010/wordprocessingShape">
                    <wps:wsp>
                      <wps:cNvSpPr/>
                      <wps:nvSpPr>
                        <wps:cNvPr id="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w14:anchorId="474DA0C7">
              <v:rect id="shape_0" style="position:absolute;margin-left:0pt;margin-top:-1.55pt;width:467.95pt;height:1.45pt;mso-wrap-style:none;v-text-anchor:middle;mso-position-horizontal:center;mso-position-vertical:top" o:allowincell="f" fillcolor="white" stroked="t">
                <v:fill type="solid" color2="black" o:detectmouseclick="t"/>
                <v:stroke color="black" joinstyle="round" endcap="flat"/>
                <w10:wrap type="topAndBottom"/>
              </v:rect>
            </w:pict>
          </mc:Fallback>
        </mc:AlternateContent>
      </w:r>
    </w:p>
    <w:p xmlns:wp14="http://schemas.microsoft.com/office/word/2010/wordml" w14:paraId="3FE9F23F" wp14:textId="77777777">
      <w:pPr>
        <w:pStyle w:val="Normal"/>
        <w:rPr/>
      </w:pPr>
      <w:r>
        <w:rPr/>
      </w:r>
      <w:bookmarkEnd w:id="191"/>
      <w:bookmarkEnd w:id="197"/>
      <w:r>
        <w:br w:type="page"/>
      </w:r>
    </w:p>
    <w:p xmlns:wp14="http://schemas.microsoft.com/office/word/2010/wordml" w14:paraId="48275CF5" wp14:textId="77777777">
      <w:pPr>
        <w:pStyle w:val="Heading2"/>
        <w:spacing w:before="0" w:after="0"/>
        <w:rPr/>
      </w:pPr>
      <w:bookmarkStart w:name="__RefHeading___Toc6615_4257709489" w:id="198"/>
      <w:bookmarkStart w:name="sec-cadre-contractuel" w:id="199"/>
      <w:bookmarkEnd w:id="198"/>
      <w:r>
        <w:rPr/>
        <w:t>32 Cadre contractuel et juridique</w:t>
      </w:r>
    </w:p>
    <w:p xmlns:wp14="http://schemas.microsoft.com/office/word/2010/wordml" w14:paraId="06F8E9EA" wp14:textId="77777777">
      <w:pPr>
        <w:pStyle w:val="FirstParagraph"/>
        <w:rPr/>
      </w:pPr>
      <w:r>
        <w:rPr/>
        <w:t>Le présent projet s’inscrit dans un cadre contractuel nécessitant la définition de règles claires en matière de propriété, de gestion des données, de maintenance et de réversibilité. Les éléments suivants devront être pris en compte dans la mise en œuvre et l’exploitation de la solution HydroScope.</w:t>
      </w:r>
    </w:p>
    <w:p xmlns:wp14="http://schemas.microsoft.com/office/word/2010/wordml" w14:paraId="448777A0" wp14:textId="77777777">
      <w:pPr>
        <w:pStyle w:val="Heading3"/>
        <w:rPr/>
      </w:pPr>
      <w:bookmarkStart w:name="propriété-intellectuelle" w:id="200"/>
      <w:r>
        <w:rPr/>
        <w:t>32.1 Propriété intellectuelle</w:t>
      </w:r>
    </w:p>
    <w:p xmlns:wp14="http://schemas.microsoft.com/office/word/2010/wordml" w14:paraId="736EC67A" wp14:textId="77777777">
      <w:pPr>
        <w:pStyle w:val="FirstParagraph"/>
        <w:rPr/>
      </w:pPr>
      <w:r>
        <w:rPr/>
        <w:t>Les développements réalisés dans le cadre du projet HydroScope feront l’objet d’une clarification des droits de propriété intellectuelle.</w:t>
      </w:r>
    </w:p>
    <w:p xmlns:wp14="http://schemas.microsoft.com/office/word/2010/wordml" w14:paraId="0C669660" wp14:textId="77777777">
      <w:pPr>
        <w:pStyle w:val="BodyText"/>
        <w:rPr/>
      </w:pPr>
      <w:r>
        <w:rPr/>
        <w:t>Sauf disposition contraire, les éléments suivants sont attendus :</w:t>
      </w:r>
    </w:p>
    <w:p xmlns:wp14="http://schemas.microsoft.com/office/word/2010/wordml" w14:paraId="43F4A0FB" wp14:textId="77777777">
      <w:pPr>
        <w:pStyle w:val="Compact"/>
        <w:numPr>
          <w:ilvl w:val="0"/>
          <w:numId w:val="1"/>
        </w:numPr>
        <w:rPr/>
      </w:pPr>
      <w:r>
        <w:rPr/>
        <w:t>la licence sur les codes sources développés dans le cadre du projet seront cédés à l’OEIL ;</w:t>
      </w:r>
    </w:p>
    <w:p xmlns:wp14="http://schemas.microsoft.com/office/word/2010/wordml" w14:paraId="088220ED" wp14:textId="77777777">
      <w:pPr>
        <w:pStyle w:val="Compact"/>
        <w:numPr>
          <w:ilvl w:val="0"/>
          <w:numId w:val="1"/>
        </w:numPr>
        <w:rPr/>
      </w:pPr>
      <w:r>
        <w:rPr/>
        <w:t>l’OEIL disposera de droits d’usage, de modification et de réutilisation du code ;</w:t>
      </w:r>
    </w:p>
    <w:p xmlns:wp14="http://schemas.microsoft.com/office/word/2010/wordml" w14:paraId="7BF36C87" wp14:textId="77777777">
      <w:pPr>
        <w:pStyle w:val="Compact"/>
        <w:numPr>
          <w:ilvl w:val="0"/>
          <w:numId w:val="1"/>
        </w:numPr>
        <w:rPr/>
      </w:pPr>
      <w:r>
        <w:rPr/>
        <w:t>les éventuels composants tiers ou bibliothèques utilisées devront être clairement identifiés (licences, restrictions).</w:t>
      </w:r>
    </w:p>
    <w:p xmlns:wp14="http://schemas.microsoft.com/office/word/2010/wordml" w14:paraId="729FB011" wp14:textId="77777777">
      <w:pPr>
        <w:pStyle w:val="FirstParagraph"/>
        <w:rPr/>
      </w:pPr>
      <w:r>
        <w:rPr/>
        <w:t>Une attention particulière sera portée à la compatibilité avec des solutions open source.</w:t>
      </w:r>
      <w:bookmarkEnd w:id="200"/>
    </w:p>
    <w:p xmlns:wp14="http://schemas.microsoft.com/office/word/2010/wordml" w14:paraId="3101119F" wp14:textId="77777777">
      <w:pPr>
        <w:pStyle w:val="Heading3"/>
        <w:rPr/>
      </w:pPr>
      <w:bookmarkStart w:name="protection-des-données-rgpd" w:id="201"/>
      <w:r>
        <w:rPr/>
        <w:t>32.2 Protection des données (RGPD)</w:t>
      </w:r>
    </w:p>
    <w:p xmlns:wp14="http://schemas.microsoft.com/office/word/2010/wordml" w14:paraId="3BC12B7F" wp14:textId="77777777">
      <w:pPr>
        <w:pStyle w:val="FirstParagraph"/>
        <w:rPr/>
      </w:pPr>
      <w:r>
        <w:rPr/>
        <w:t>Le traitement des données dans HydroScope devra respecter la réglementation en vigueur en matière de protection des données, notamment le RGPD.</w:t>
      </w:r>
    </w:p>
    <w:p xmlns:wp14="http://schemas.microsoft.com/office/word/2010/wordml" w14:paraId="24E150EE" wp14:textId="77777777">
      <w:pPr>
        <w:pStyle w:val="BodyText"/>
        <w:rPr/>
      </w:pPr>
      <w:r>
        <w:rPr/>
        <w:t>Cela implique :</w:t>
      </w:r>
    </w:p>
    <w:p xmlns:wp14="http://schemas.microsoft.com/office/word/2010/wordml" w14:paraId="3A854360" wp14:textId="77777777">
      <w:pPr>
        <w:pStyle w:val="Compact"/>
        <w:numPr>
          <w:ilvl w:val="0"/>
          <w:numId w:val="1"/>
        </w:numPr>
        <w:rPr/>
      </w:pPr>
      <w:r>
        <w:rPr/>
        <w:t>l’identification des données sensibles ou à caractère personnel (le cas échéant) ;</w:t>
      </w:r>
    </w:p>
    <w:p xmlns:wp14="http://schemas.microsoft.com/office/word/2010/wordml" w14:paraId="03DC78EC" wp14:textId="77777777">
      <w:pPr>
        <w:pStyle w:val="Compact"/>
        <w:numPr>
          <w:ilvl w:val="0"/>
          <w:numId w:val="1"/>
        </w:numPr>
        <w:rPr/>
      </w:pPr>
      <w:r>
        <w:rPr/>
        <w:t>la mise en place de mesures de sécurisation adaptées ;</w:t>
      </w:r>
    </w:p>
    <w:p xmlns:wp14="http://schemas.microsoft.com/office/word/2010/wordml" w14:paraId="48A44B8B" wp14:textId="77777777">
      <w:pPr>
        <w:pStyle w:val="Compact"/>
        <w:numPr>
          <w:ilvl w:val="0"/>
          <w:numId w:val="1"/>
        </w:numPr>
        <w:rPr/>
      </w:pPr>
      <w:r>
        <w:rPr/>
        <w:t>la limitation des accès aux données en fonction des profils utilisateurs ;</w:t>
      </w:r>
    </w:p>
    <w:p xmlns:wp14="http://schemas.microsoft.com/office/word/2010/wordml" w14:paraId="2753CDFA" wp14:textId="77777777">
      <w:pPr>
        <w:pStyle w:val="Compact"/>
        <w:numPr>
          <w:ilvl w:val="0"/>
          <w:numId w:val="1"/>
        </w:numPr>
        <w:rPr/>
      </w:pPr>
      <w:r>
        <w:rPr/>
        <w:t>la traçabilité des accès et des traitements.</w:t>
      </w:r>
    </w:p>
    <w:p xmlns:wp14="http://schemas.microsoft.com/office/word/2010/wordml" w14:paraId="05790FEC" wp14:textId="77777777">
      <w:pPr>
        <w:pStyle w:val="FirstParagraph"/>
        <w:rPr/>
      </w:pPr>
      <w:r>
        <w:rPr/>
        <w:t>Une analyse du niveau de sensibilité des données devra être réalisée en amont.</w:t>
      </w:r>
      <w:bookmarkEnd w:id="201"/>
    </w:p>
    <w:p xmlns:wp14="http://schemas.microsoft.com/office/word/2010/wordml" w14:paraId="168F3352" wp14:textId="77777777">
      <w:pPr>
        <w:pStyle w:val="Heading3"/>
        <w:rPr/>
      </w:pPr>
      <w:bookmarkStart w:name="réversibilité" w:id="202"/>
      <w:r>
        <w:rPr/>
        <w:t>32.3 Réversibilité</w:t>
      </w:r>
    </w:p>
    <w:p xmlns:wp14="http://schemas.microsoft.com/office/word/2010/wordml" w14:paraId="74A8EC55" wp14:textId="77777777">
      <w:pPr>
        <w:pStyle w:val="FirstParagraph"/>
        <w:rPr/>
      </w:pPr>
      <w:r>
        <w:rPr/>
        <w:t>Le prestataire devra garantir la réversibilité de la solution en fin de contrat ou en cas de changement de prestataire.</w:t>
      </w:r>
    </w:p>
    <w:p xmlns:wp14="http://schemas.microsoft.com/office/word/2010/wordml" w14:paraId="1E185796" wp14:textId="77777777">
      <w:pPr>
        <w:pStyle w:val="BodyText"/>
        <w:rPr/>
      </w:pPr>
      <w:r>
        <w:rPr/>
        <w:t>Cela inclut :</w:t>
      </w:r>
    </w:p>
    <w:p xmlns:wp14="http://schemas.microsoft.com/office/word/2010/wordml" w14:paraId="646FB428" wp14:textId="77777777">
      <w:pPr>
        <w:pStyle w:val="Compact"/>
        <w:numPr>
          <w:ilvl w:val="0"/>
          <w:numId w:val="1"/>
        </w:numPr>
        <w:rPr/>
      </w:pPr>
      <w:r>
        <w:rPr/>
        <w:t>la restitution des données dans des formats standards et exploitables ;</w:t>
      </w:r>
    </w:p>
    <w:p xmlns:wp14="http://schemas.microsoft.com/office/word/2010/wordml" w14:paraId="63F01C2B" wp14:textId="77777777">
      <w:pPr>
        <w:pStyle w:val="Compact"/>
        <w:numPr>
          <w:ilvl w:val="0"/>
          <w:numId w:val="1"/>
        </w:numPr>
        <w:rPr/>
      </w:pPr>
      <w:r>
        <w:rPr/>
        <w:t>la mise à disposition du code source (selon les modalités définies) ;</w:t>
      </w:r>
    </w:p>
    <w:p xmlns:wp14="http://schemas.microsoft.com/office/word/2010/wordml" w14:paraId="1D5E56B7" wp14:textId="77777777">
      <w:pPr>
        <w:pStyle w:val="Compact"/>
        <w:numPr>
          <w:ilvl w:val="0"/>
          <w:numId w:val="1"/>
        </w:numPr>
        <w:rPr/>
      </w:pPr>
      <w:r>
        <w:rPr/>
        <w:t>la documentation technique et fonctionnelle nécessaire à la reprise ;</w:t>
      </w:r>
    </w:p>
    <w:p xmlns:wp14="http://schemas.microsoft.com/office/word/2010/wordml" w14:paraId="2939B718" wp14:textId="77777777">
      <w:pPr>
        <w:pStyle w:val="Compact"/>
        <w:numPr>
          <w:ilvl w:val="0"/>
          <w:numId w:val="1"/>
        </w:numPr>
        <w:rPr/>
      </w:pPr>
      <w:r>
        <w:rPr/>
        <w:t>l’assistance à la reprise par un tiers, si nécessaire.</w:t>
      </w:r>
    </w:p>
    <w:p xmlns:wp14="http://schemas.microsoft.com/office/word/2010/wordml" w14:paraId="6D082D27" wp14:textId="77777777">
      <w:pPr>
        <w:pStyle w:val="FirstParagraph"/>
        <w:rPr/>
      </w:pPr>
      <w:r>
        <w:rPr/>
        <w:t>L’objectif est d’éviter toute dépendance technique ou fonctionnelle vis-à-vis d’un prestataire.</w:t>
      </w:r>
      <w:bookmarkEnd w:id="202"/>
    </w:p>
    <w:p xmlns:wp14="http://schemas.microsoft.com/office/word/2010/wordml" w14:paraId="4677686E" wp14:textId="77777777">
      <w:pPr>
        <w:pStyle w:val="Heading3"/>
        <w:rPr/>
      </w:pPr>
      <w:bookmarkStart w:name="maintenance-et-support-sla-tma" w:id="203"/>
      <w:r>
        <w:rPr/>
        <w:t>32.4 Maintenance et support (SLA / TMA)</w:t>
      </w:r>
    </w:p>
    <w:p xmlns:wp14="http://schemas.microsoft.com/office/word/2010/wordml" w14:paraId="3BA6ABCE" wp14:textId="77777777">
      <w:pPr>
        <w:pStyle w:val="FirstParagraph"/>
        <w:rPr/>
      </w:pPr>
      <w:r>
        <w:rPr/>
        <w:t>Un dispositif de maintenance et de support devra être défini afin de garantir le bon fonctionnement du système dans la durée.</w:t>
      </w:r>
    </w:p>
    <w:p xmlns:wp14="http://schemas.microsoft.com/office/word/2010/wordml" w14:paraId="046A5D11" wp14:textId="77777777">
      <w:pPr>
        <w:pStyle w:val="BodyText"/>
        <w:rPr/>
      </w:pPr>
      <w:r>
        <w:rPr/>
        <w:t>Ce dispositif précisera notamment :</w:t>
      </w:r>
    </w:p>
    <w:p xmlns:wp14="http://schemas.microsoft.com/office/word/2010/wordml" w14:paraId="1D1E03CB" wp14:textId="77777777">
      <w:pPr>
        <w:pStyle w:val="Compact"/>
        <w:numPr>
          <w:ilvl w:val="0"/>
          <w:numId w:val="1"/>
        </w:numPr>
        <w:rPr/>
      </w:pPr>
      <w:r>
        <w:rPr/>
        <w:t>les niveaux de service attendus (SLA) ;</w:t>
      </w:r>
    </w:p>
    <w:p xmlns:wp14="http://schemas.microsoft.com/office/word/2010/wordml" w14:paraId="0C228C7A" wp14:textId="77777777">
      <w:pPr>
        <w:pStyle w:val="Compact"/>
        <w:numPr>
          <w:ilvl w:val="0"/>
          <w:numId w:val="1"/>
        </w:numPr>
        <w:rPr/>
      </w:pPr>
      <w:r>
        <w:rPr/>
        <w:t>les délais de prise en charge et de résolution des incidents ;</w:t>
      </w:r>
    </w:p>
    <w:p xmlns:wp14="http://schemas.microsoft.com/office/word/2010/wordml" w14:paraId="28B998CC" wp14:textId="77777777">
      <w:pPr>
        <w:pStyle w:val="Compact"/>
        <w:numPr>
          <w:ilvl w:val="0"/>
          <w:numId w:val="1"/>
        </w:numPr>
        <w:rPr/>
      </w:pPr>
      <w:r>
        <w:rPr/>
        <w:t>les modalités de maintenance corrective et évolutive (TMA) ;</w:t>
      </w:r>
    </w:p>
    <w:p xmlns:wp14="http://schemas.microsoft.com/office/word/2010/wordml" w14:paraId="733F89EC" wp14:textId="77777777">
      <w:pPr>
        <w:pStyle w:val="Compact"/>
        <w:numPr>
          <w:ilvl w:val="0"/>
          <w:numId w:val="1"/>
        </w:numPr>
        <w:rPr/>
      </w:pPr>
      <w:r>
        <w:rPr/>
        <w:t>les canaux de support et de communication.</w:t>
      </w:r>
    </w:p>
    <w:p xmlns:wp14="http://schemas.microsoft.com/office/word/2010/wordml" w14:paraId="2DD697F5" wp14:textId="77777777">
      <w:pPr>
        <w:pStyle w:val="FirstParagraph"/>
        <w:rPr/>
      </w:pPr>
      <w:r>
        <w:rPr/>
        <w:t>Des niveaux de criticité pourront être définis afin de prioriser les interventions.</w:t>
      </w:r>
    </w:p>
    <w:p xmlns:wp14="http://schemas.microsoft.com/office/word/2010/wordml" w14:paraId="2AA5428E" wp14:textId="77777777">
      <w:pPr>
        <w:pStyle w:val="BodyText"/>
        <w:rPr/>
      </w:pPr>
      <w:r>
        <w:rPr/>
        <w:t>Ci dessous un tableau de délais de prise en charge et de résolution approximatif attendu en réponse.</w:t>
      </w:r>
    </w:p>
    <w:tbl>
      <w:tblPr>
        <w:tblStyle w:val="Table"/>
        <w:tblW w:w="7920" w:type="dxa"/>
        <w:jc w:val="left"/>
        <w:tblInd w:w="108" w:type="dxa"/>
        <w:tblLayout w:type="fixed"/>
        <w:tblCellMar>
          <w:top w:w="0" w:type="dxa"/>
          <w:left w:w="108" w:type="dxa"/>
          <w:bottom w:w="0" w:type="dxa"/>
          <w:right w:w="108" w:type="dxa"/>
        </w:tblCellMar>
        <w:tblLook w:val="0020" w:firstRow="1" w:lastRow="0" w:firstColumn="0" w:lastColumn="0" w:noHBand="0" w:noVBand="0"/>
      </w:tblPr>
      <w:tblGrid>
        <w:gridCol w:w="2640"/>
        <w:gridCol w:w="2640"/>
        <w:gridCol w:w="2640"/>
      </w:tblGrid>
      <w:tr xmlns:wp14="http://schemas.microsoft.com/office/word/2010/wordml" w14:paraId="20EF317F" wp14:textId="77777777">
        <w:trPr>
          <w:tblHeader w:val="true"/>
        </w:trPr>
        <w:tc>
          <w:tcPr>
            <w:tcW w:w="2640" w:type="dxa"/>
            <w:tcBorders>
              <w:bottom w:val="single" w:color="000000" w:sz="6" w:space="0"/>
            </w:tcBorders>
            <w:vAlign w:val="bottom"/>
          </w:tcPr>
          <w:p w14:paraId="59E86AFF" wp14:textId="77777777">
            <w:pPr>
              <w:pStyle w:val="Compact"/>
              <w:spacing w:before="36" w:after="36"/>
              <w:rPr/>
            </w:pPr>
            <w:r>
              <w:rPr/>
              <w:t>Criticité</w:t>
            </w:r>
          </w:p>
        </w:tc>
        <w:tc>
          <w:tcPr>
            <w:tcW w:w="2640" w:type="dxa"/>
            <w:tcBorders>
              <w:bottom w:val="single" w:color="000000" w:sz="6" w:space="0"/>
            </w:tcBorders>
            <w:vAlign w:val="bottom"/>
          </w:tcPr>
          <w:p w14:paraId="5620AC5C" wp14:textId="77777777">
            <w:pPr>
              <w:pStyle w:val="Compact"/>
              <w:spacing w:before="36" w:after="36"/>
              <w:rPr/>
            </w:pPr>
            <w:r>
              <w:rPr/>
              <w:t>Délai de prise en charge</w:t>
            </w:r>
          </w:p>
        </w:tc>
        <w:tc>
          <w:tcPr>
            <w:tcW w:w="2640" w:type="dxa"/>
            <w:tcBorders>
              <w:bottom w:val="single" w:color="000000" w:sz="6" w:space="0"/>
            </w:tcBorders>
            <w:vAlign w:val="bottom"/>
          </w:tcPr>
          <w:p w14:paraId="50653782" wp14:textId="77777777">
            <w:pPr>
              <w:pStyle w:val="Compact"/>
              <w:spacing w:before="36" w:after="36"/>
              <w:rPr/>
            </w:pPr>
            <w:r>
              <w:rPr/>
              <w:t>Délai de résolution</w:t>
            </w:r>
          </w:p>
        </w:tc>
      </w:tr>
      <w:tr xmlns:wp14="http://schemas.microsoft.com/office/word/2010/wordml" w14:paraId="5FC14AE1" wp14:textId="77777777">
        <w:trPr/>
        <w:tc>
          <w:tcPr>
            <w:tcW w:w="2640" w:type="dxa"/>
            <w:tcBorders/>
          </w:tcPr>
          <w:p w14:paraId="6839FD44" wp14:textId="77777777">
            <w:pPr>
              <w:pStyle w:val="Compact"/>
              <w:spacing w:before="36" w:after="36"/>
              <w:rPr/>
            </w:pPr>
            <w:r>
              <w:rPr/>
              <w:t>Bloquant</w:t>
            </w:r>
          </w:p>
        </w:tc>
        <w:tc>
          <w:tcPr>
            <w:tcW w:w="2640" w:type="dxa"/>
            <w:tcBorders/>
          </w:tcPr>
          <w:p w14:paraId="72638BF2" wp14:textId="77777777">
            <w:pPr>
              <w:pStyle w:val="Compact"/>
              <w:spacing w:before="36" w:after="36"/>
              <w:rPr/>
            </w:pPr>
            <w:r>
              <w:rPr/>
              <w:t>4h</w:t>
            </w:r>
          </w:p>
        </w:tc>
        <w:tc>
          <w:tcPr>
            <w:tcW w:w="2640" w:type="dxa"/>
            <w:tcBorders/>
          </w:tcPr>
          <w:p w14:paraId="18C1A81A" wp14:textId="77777777">
            <w:pPr>
              <w:pStyle w:val="Compact"/>
              <w:spacing w:before="36" w:after="36"/>
              <w:rPr/>
            </w:pPr>
            <w:r>
              <w:rPr/>
              <w:t>24h</w:t>
            </w:r>
          </w:p>
        </w:tc>
      </w:tr>
      <w:tr xmlns:wp14="http://schemas.microsoft.com/office/word/2010/wordml" w14:paraId="6B9FDE89" wp14:textId="77777777">
        <w:trPr/>
        <w:tc>
          <w:tcPr>
            <w:tcW w:w="2640" w:type="dxa"/>
            <w:tcBorders/>
          </w:tcPr>
          <w:p w14:paraId="74ED4C4D" wp14:textId="77777777">
            <w:pPr>
              <w:pStyle w:val="Compact"/>
              <w:spacing w:before="36" w:after="36"/>
              <w:rPr/>
            </w:pPr>
            <w:r>
              <w:rPr/>
              <w:t>Majeur</w:t>
            </w:r>
          </w:p>
        </w:tc>
        <w:tc>
          <w:tcPr>
            <w:tcW w:w="2640" w:type="dxa"/>
            <w:tcBorders/>
          </w:tcPr>
          <w:p w14:paraId="2DAD4A25" wp14:textId="77777777">
            <w:pPr>
              <w:pStyle w:val="Compact"/>
              <w:spacing w:before="36" w:after="36"/>
              <w:rPr/>
            </w:pPr>
            <w:r>
              <w:rPr/>
              <w:t>5 jours</w:t>
            </w:r>
          </w:p>
        </w:tc>
        <w:tc>
          <w:tcPr>
            <w:tcW w:w="2640" w:type="dxa"/>
            <w:tcBorders/>
          </w:tcPr>
          <w:p w14:paraId="62A9211D" wp14:textId="77777777">
            <w:pPr>
              <w:pStyle w:val="Compact"/>
              <w:spacing w:before="36" w:after="36"/>
              <w:rPr/>
            </w:pPr>
            <w:r>
              <w:rPr/>
              <w:t>10 jours</w:t>
            </w:r>
          </w:p>
        </w:tc>
      </w:tr>
      <w:tr xmlns:wp14="http://schemas.microsoft.com/office/word/2010/wordml" w14:paraId="55C84C16" wp14:textId="77777777">
        <w:trPr/>
        <w:tc>
          <w:tcPr>
            <w:tcW w:w="2640" w:type="dxa"/>
            <w:tcBorders/>
          </w:tcPr>
          <w:p w14:paraId="7931F64D" wp14:textId="77777777">
            <w:pPr>
              <w:pStyle w:val="Compact"/>
              <w:spacing w:before="36" w:after="36"/>
              <w:rPr/>
            </w:pPr>
            <w:r>
              <w:rPr/>
              <w:t>Mineur</w:t>
            </w:r>
          </w:p>
        </w:tc>
        <w:tc>
          <w:tcPr>
            <w:tcW w:w="2640" w:type="dxa"/>
            <w:tcBorders/>
          </w:tcPr>
          <w:p w14:paraId="006146A1" wp14:textId="77777777">
            <w:pPr>
              <w:pStyle w:val="Compact"/>
              <w:spacing w:before="36" w:after="36"/>
              <w:rPr/>
            </w:pPr>
            <w:r>
              <w:rPr/>
              <w:t>10 jours</w:t>
            </w:r>
          </w:p>
        </w:tc>
        <w:tc>
          <w:tcPr>
            <w:tcW w:w="2640" w:type="dxa"/>
            <w:tcBorders/>
          </w:tcPr>
          <w:p w14:paraId="460DA229" wp14:textId="77777777">
            <w:pPr>
              <w:pStyle w:val="Compact"/>
              <w:spacing w:before="36" w:after="36"/>
              <w:rPr/>
            </w:pPr>
            <w:r>
              <w:rPr/>
              <w:t>30 jours</w:t>
            </w:r>
          </w:p>
        </w:tc>
      </w:tr>
    </w:tbl>
    <w:p xmlns:wp14="http://schemas.microsoft.com/office/word/2010/wordml" w14:paraId="358208D9" wp14:textId="77777777">
      <w:pPr>
        <w:pStyle w:val="Normal"/>
        <w:rPr/>
      </w:pPr>
      <w:r>
        <w:rPr/>
        <mc:AlternateContent>
          <mc:Choice Requires="wps">
            <w:drawing>
              <wp:inline xmlns:wp14="http://schemas.microsoft.com/office/word/2010/wordprocessingDrawing" distT="0" distB="0" distL="0" distR="0" wp14:anchorId="79AD7BA0" wp14:editId="7777777">
                <wp:extent cx="635"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w14:anchorId="4AB18B41">
              <v:rect id="shape_0" style="position:absolute;margin-left:0pt;margin-top:-1.55pt;width:0pt;height:1.45pt;mso-wrap-style:none;v-text-anchor:middle;mso-position-horizontal:center;mso-position-vertical:top" o:allowincell="f" fillcolor="white" stroked="t">
                <v:fill type="solid" color2="black" o:detectmouseclick="t"/>
                <v:stroke color="black" joinstyle="round" endcap="flat"/>
                <w10:wrap type="topAndBottom"/>
              </v:rect>
            </w:pict>
          </mc:Fallback>
        </mc:AlternateContent>
      </w:r>
    </w:p>
    <w:p xmlns:wp14="http://schemas.microsoft.com/office/word/2010/wordml" w14:paraId="1F72F646" wp14:textId="77777777">
      <w:pPr>
        <w:pStyle w:val="Normal"/>
        <w:rPr/>
      </w:pPr>
      <w:r>
        <w:rPr/>
      </w:r>
      <w:bookmarkEnd w:id="199"/>
      <w:bookmarkEnd w:id="203"/>
      <w:r>
        <w:br w:type="page"/>
      </w:r>
    </w:p>
    <w:p xmlns:wp14="http://schemas.microsoft.com/office/word/2010/wordml" w14:paraId="75D365EC" wp14:textId="77777777">
      <w:pPr>
        <w:pStyle w:val="Heading2"/>
        <w:spacing w:before="0" w:after="0"/>
        <w:rPr/>
      </w:pPr>
      <w:bookmarkStart w:name="__RefHeading___Toc6617_4257709489" w:id="204"/>
      <w:bookmarkStart w:name="sec-planning-jalons" w:id="205"/>
      <w:bookmarkEnd w:id="204"/>
      <w:r>
        <w:rPr/>
        <w:t>33 Planning et jalons</w:t>
      </w:r>
    </w:p>
    <w:p xmlns:wp14="http://schemas.microsoft.com/office/word/2010/wordml" w14:paraId="42779FF0" wp14:textId="77777777">
      <w:pPr>
        <w:pStyle w:val="FirstParagraph"/>
        <w:rPr/>
      </w:pPr>
      <w:r>
        <w:rPr/>
        <w:t>Le planning du projet HydroScope s’inscrit dans une logique itérative et incrémentale, tout en intégrant des contraintes calendaires fortes liées aux financements (OFB / PEP). Il vise à concilier une approche Agile avec des jalons contractuels permettant de sécuriser le pilotage du projet.</w:t>
      </w:r>
    </w:p>
    <w:p xmlns:wp14="http://schemas.microsoft.com/office/word/2010/wordml" w14:paraId="1040758C" wp14:textId="77777777">
      <w:pPr>
        <w:pStyle w:val="BodyText"/>
        <w:rPr/>
      </w:pPr>
      <w:r>
        <w:rPr/>
        <w:t xml:space="preserve">La période de développement est prévue du </w:t>
      </w:r>
      <w:r>
        <w:rPr>
          <w:b/>
          <w:bCs/>
        </w:rPr>
        <w:t>1er décembre 2026 au 30 juin 2027</w:t>
      </w:r>
      <w:r>
        <w:rPr/>
        <w:t>, avec une mise à disposition progressive des fonctionnalités.</w:t>
      </w:r>
    </w:p>
    <w:p xmlns:wp14="http://schemas.microsoft.com/office/word/2010/wordml" w14:paraId="2555979D" wp14:textId="77777777">
      <w:pPr>
        <w:pStyle w:val="Heading3"/>
        <w:rPr/>
      </w:pPr>
      <w:bookmarkStart w:name="macro-planning" w:id="206"/>
      <w:r>
        <w:rPr/>
        <w:t>33.1 Macro-planning</w:t>
      </w:r>
    </w:p>
    <w:p xmlns:wp14="http://schemas.microsoft.com/office/word/2010/wordml" w14:paraId="220D33F3" wp14:textId="77777777">
      <w:pPr>
        <w:pStyle w:val="FirstParagraph"/>
        <w:rPr/>
      </w:pPr>
      <w:r>
        <w:rPr/>
        <w:t>Le projet est structuré en grandes phases :</w:t>
      </w:r>
    </w:p>
    <w:p xmlns:wp14="http://schemas.microsoft.com/office/word/2010/wordml" w14:paraId="0EA220D8" wp14:textId="77777777">
      <w:pPr>
        <w:pStyle w:val="Compact"/>
        <w:numPr>
          <w:ilvl w:val="0"/>
          <w:numId w:val="1"/>
        </w:numPr>
        <w:rPr/>
      </w:pPr>
      <w:r>
        <w:rPr>
          <w:b/>
          <w:bCs/>
        </w:rPr>
        <w:t>Phase de préparation (décembre 2026)</w:t>
      </w:r>
    </w:p>
    <w:p xmlns:wp14="http://schemas.microsoft.com/office/word/2010/wordml" w14:paraId="318CF9AB" wp14:textId="77777777">
      <w:pPr>
        <w:pStyle w:val="Compact"/>
        <w:numPr>
          <w:ilvl w:val="1"/>
          <w:numId w:val="1"/>
        </w:numPr>
        <w:rPr/>
      </w:pPr>
      <w:r>
        <w:rPr/>
        <w:t>finalisation du cadrage fonctionnel et technique ;</w:t>
      </w:r>
    </w:p>
    <w:p xmlns:wp14="http://schemas.microsoft.com/office/word/2010/wordml" w14:paraId="7C25D9A9" wp14:textId="77777777">
      <w:pPr>
        <w:pStyle w:val="Compact"/>
        <w:numPr>
          <w:ilvl w:val="1"/>
          <w:numId w:val="1"/>
        </w:numPr>
        <w:rPr/>
      </w:pPr>
      <w:r>
        <w:rPr/>
        <w:t>consolidation du backlog initial ;</w:t>
      </w:r>
    </w:p>
    <w:p xmlns:wp14="http://schemas.microsoft.com/office/word/2010/wordml" w14:paraId="06CA9444" wp14:textId="77777777">
      <w:pPr>
        <w:pStyle w:val="Compact"/>
        <w:numPr>
          <w:ilvl w:val="1"/>
          <w:numId w:val="1"/>
        </w:numPr>
        <w:rPr/>
      </w:pPr>
      <w:r>
        <w:rPr/>
        <w:t>préparation des environnements ;</w:t>
      </w:r>
    </w:p>
    <w:p xmlns:wp14="http://schemas.microsoft.com/office/word/2010/wordml" w14:paraId="13D0E7E0" wp14:textId="77777777">
      <w:pPr>
        <w:pStyle w:val="Compact"/>
        <w:numPr>
          <w:ilvl w:val="1"/>
          <w:numId w:val="1"/>
        </w:numPr>
        <w:rPr/>
      </w:pPr>
      <w:r>
        <w:rPr/>
        <w:t>cadrage des flux de données avec les partenaires.</w:t>
      </w:r>
    </w:p>
    <w:p xmlns:wp14="http://schemas.microsoft.com/office/word/2010/wordml" w14:paraId="56CEA8F6" wp14:textId="77777777">
      <w:pPr>
        <w:pStyle w:val="Compact"/>
        <w:numPr>
          <w:ilvl w:val="0"/>
          <w:numId w:val="1"/>
        </w:numPr>
        <w:rPr/>
      </w:pPr>
      <w:r>
        <w:rPr>
          <w:b/>
          <w:bCs/>
        </w:rPr>
        <w:t>Phase de développement – itérative (janvier 2026 → mai 2027)</w:t>
      </w:r>
    </w:p>
    <w:p xmlns:wp14="http://schemas.microsoft.com/office/word/2010/wordml" w14:paraId="7CD73A68" wp14:textId="77777777">
      <w:pPr>
        <w:pStyle w:val="Compact"/>
        <w:numPr>
          <w:ilvl w:val="1"/>
          <w:numId w:val="1"/>
        </w:numPr>
        <w:rPr/>
      </w:pPr>
      <w:r>
        <w:rPr/>
        <w:t>développement par sprints (2 à 4 semaines) ;</w:t>
      </w:r>
    </w:p>
    <w:p xmlns:wp14="http://schemas.microsoft.com/office/word/2010/wordml" w14:paraId="4D5CB028" wp14:textId="77777777">
      <w:pPr>
        <w:pStyle w:val="Compact"/>
        <w:numPr>
          <w:ilvl w:val="1"/>
          <w:numId w:val="1"/>
        </w:numPr>
        <w:rPr/>
      </w:pPr>
      <w:r>
        <w:rPr/>
        <w:t>intégration progressive des données ;</w:t>
      </w:r>
    </w:p>
    <w:p xmlns:wp14="http://schemas.microsoft.com/office/word/2010/wordml" w14:paraId="1198CE66" wp14:textId="77777777">
      <w:pPr>
        <w:pStyle w:val="Compact"/>
        <w:numPr>
          <w:ilvl w:val="1"/>
          <w:numId w:val="1"/>
        </w:numPr>
        <w:rPr/>
      </w:pPr>
      <w:r>
        <w:rPr/>
        <w:t>validations régulières avec les utilisateurs ;</w:t>
      </w:r>
    </w:p>
    <w:p xmlns:wp14="http://schemas.microsoft.com/office/word/2010/wordml" w14:paraId="2DE41F66" wp14:textId="77777777">
      <w:pPr>
        <w:pStyle w:val="Compact"/>
        <w:numPr>
          <w:ilvl w:val="1"/>
          <w:numId w:val="1"/>
        </w:numPr>
        <w:rPr/>
      </w:pPr>
      <w:r>
        <w:rPr/>
        <w:t>ajustement du backlog en continu.</w:t>
      </w:r>
    </w:p>
    <w:p xmlns:wp14="http://schemas.microsoft.com/office/word/2010/wordml" w14:paraId="4F6634FB" wp14:textId="77777777">
      <w:pPr>
        <w:pStyle w:val="Compact"/>
        <w:numPr>
          <w:ilvl w:val="0"/>
          <w:numId w:val="1"/>
        </w:numPr>
        <w:rPr/>
      </w:pPr>
      <w:r>
        <w:rPr>
          <w:b/>
          <w:bCs/>
        </w:rPr>
        <w:t>Phase de stabilisation et recette (juin 2027)</w:t>
      </w:r>
    </w:p>
    <w:p xmlns:wp14="http://schemas.microsoft.com/office/word/2010/wordml" w14:paraId="2217EA2A" wp14:textId="77777777">
      <w:pPr>
        <w:pStyle w:val="Compact"/>
        <w:numPr>
          <w:ilvl w:val="1"/>
          <w:numId w:val="1"/>
        </w:numPr>
        <w:rPr/>
      </w:pPr>
      <w:r>
        <w:rPr/>
        <w:t>tests fonctionnels et méthodologiques ;</w:t>
      </w:r>
    </w:p>
    <w:p xmlns:wp14="http://schemas.microsoft.com/office/word/2010/wordml" w14:paraId="2FE3E79A" wp14:textId="77777777">
      <w:pPr>
        <w:pStyle w:val="Compact"/>
        <w:numPr>
          <w:ilvl w:val="1"/>
          <w:numId w:val="1"/>
        </w:numPr>
        <w:rPr/>
      </w:pPr>
      <w:r>
        <w:rPr/>
        <w:t>correction des anomalies ;</w:t>
      </w:r>
    </w:p>
    <w:p xmlns:wp14="http://schemas.microsoft.com/office/word/2010/wordml" w14:paraId="679A543D" wp14:textId="77777777">
      <w:pPr>
        <w:pStyle w:val="Compact"/>
        <w:numPr>
          <w:ilvl w:val="1"/>
          <w:numId w:val="1"/>
        </w:numPr>
        <w:rPr/>
      </w:pPr>
      <w:r>
        <w:rPr/>
        <w:t>validation des indicateurs ;</w:t>
      </w:r>
    </w:p>
    <w:p xmlns:wp14="http://schemas.microsoft.com/office/word/2010/wordml" w14:paraId="4E6E4C58" wp14:textId="77777777">
      <w:pPr>
        <w:pStyle w:val="Compact"/>
        <w:numPr>
          <w:ilvl w:val="1"/>
          <w:numId w:val="1"/>
        </w:numPr>
        <w:rPr/>
      </w:pPr>
      <w:r>
        <w:rPr/>
        <w:t>préparation à la mise en production.</w:t>
      </w:r>
    </w:p>
    <w:p xmlns:wp14="http://schemas.microsoft.com/office/word/2010/wordml" w14:paraId="731563E2" wp14:textId="77777777">
      <w:pPr>
        <w:pStyle w:val="Compact"/>
        <w:numPr>
          <w:ilvl w:val="0"/>
          <w:numId w:val="1"/>
        </w:numPr>
        <w:rPr/>
      </w:pPr>
      <w:r>
        <w:rPr>
          <w:b/>
          <w:bCs/>
        </w:rPr>
        <w:t>Mise en production initiale (juillet 2027)</w:t>
      </w:r>
      <w:bookmarkEnd w:id="206"/>
    </w:p>
    <w:p xmlns:wp14="http://schemas.microsoft.com/office/word/2010/wordml" w14:paraId="7C19E525" wp14:textId="77777777">
      <w:pPr>
        <w:pStyle w:val="Heading3"/>
        <w:rPr/>
      </w:pPr>
      <w:bookmarkStart w:name="jalons-contractuels" w:id="207"/>
      <w:r>
        <w:rPr/>
        <w:t>33.2 Jalons contractuels</w:t>
      </w:r>
    </w:p>
    <w:p xmlns:wp14="http://schemas.microsoft.com/office/word/2010/wordml" w14:paraId="6A1E857E" wp14:textId="77777777">
      <w:pPr>
        <w:pStyle w:val="FirstParagraph"/>
        <w:rPr/>
      </w:pPr>
      <w:r>
        <w:rPr/>
        <w:t>Afin de sécuriser le pilotage du projet, plusieurs jalons contractuels sont définis :</w:t>
      </w:r>
    </w:p>
    <w:p xmlns:wp14="http://schemas.microsoft.com/office/word/2010/wordml" w14:paraId="7D57C491" wp14:textId="77777777">
      <w:pPr>
        <w:pStyle w:val="Normal"/>
        <w:numPr>
          <w:ilvl w:val="0"/>
          <w:numId w:val="1"/>
        </w:numPr>
        <w:rPr/>
      </w:pPr>
      <w:r>
        <w:rPr>
          <w:b/>
          <w:bCs/>
        </w:rPr>
        <w:t>J1 – Lancement du projet (01/12/2026)</w:t>
      </w:r>
      <w:r>
        <w:rPr/>
        <w:t xml:space="preserve"> Démarrage des développements, validation du backlog initial, des modalités de travail et des engagements de fourniture de données.</w:t>
      </w:r>
    </w:p>
    <w:p xmlns:wp14="http://schemas.microsoft.com/office/word/2010/wordml" w14:paraId="50D17631" wp14:textId="77777777">
      <w:pPr>
        <w:pStyle w:val="Normal"/>
        <w:numPr>
          <w:ilvl w:val="0"/>
          <w:numId w:val="1"/>
        </w:numPr>
        <w:rPr/>
      </w:pPr>
      <w:r>
        <w:rPr>
          <w:b/>
          <w:bCs/>
        </w:rPr>
        <w:t>J2 – Validation du socle technique et des flux de données (fin-décembre 2026)</w:t>
      </w:r>
      <w:r>
        <w:rPr/>
        <w:t xml:space="preserve"> Mise en place des mécanismes d’import, structuration des données, premiers référentiels opérationnels.</w:t>
      </w:r>
    </w:p>
    <w:p xmlns:wp14="http://schemas.microsoft.com/office/word/2010/wordml" w14:paraId="7F497B86" wp14:textId="77777777">
      <w:pPr>
        <w:pStyle w:val="Normal"/>
        <w:numPr>
          <w:ilvl w:val="0"/>
          <w:numId w:val="1"/>
        </w:numPr>
        <w:rPr/>
      </w:pPr>
      <w:r>
        <w:rPr>
          <w:b/>
          <w:bCs/>
        </w:rPr>
        <w:t>J3 – Livraison du MVP (fin janvier 2027)</w:t>
      </w:r>
      <w:r>
        <w:rPr/>
        <w:t xml:space="preserve"> Mise à disposition d’une première version fonctionnelle incluant :</w:t>
      </w:r>
    </w:p>
    <w:p xmlns:wp14="http://schemas.microsoft.com/office/word/2010/wordml" w14:paraId="2ADF7263" wp14:textId="77777777">
      <w:pPr>
        <w:pStyle w:val="Compact"/>
        <w:numPr>
          <w:ilvl w:val="1"/>
          <w:numId w:val="1"/>
        </w:numPr>
        <w:rPr/>
      </w:pPr>
      <w:r>
        <w:rPr/>
        <w:t>intégration de données structurées ;</w:t>
      </w:r>
    </w:p>
    <w:p xmlns:wp14="http://schemas.microsoft.com/office/word/2010/wordml" w14:paraId="12BB2056" wp14:textId="77777777">
      <w:pPr>
        <w:pStyle w:val="Compact"/>
        <w:numPr>
          <w:ilvl w:val="1"/>
          <w:numId w:val="1"/>
        </w:numPr>
        <w:rPr/>
      </w:pPr>
      <w:r>
        <w:rPr/>
        <w:t>calcul d’indicateurs simples ;</w:t>
      </w:r>
    </w:p>
    <w:p xmlns:wp14="http://schemas.microsoft.com/office/word/2010/wordml" w14:paraId="5FC7D28E" wp14:textId="77777777">
      <w:pPr>
        <w:pStyle w:val="Compact"/>
        <w:numPr>
          <w:ilvl w:val="1"/>
          <w:numId w:val="1"/>
        </w:numPr>
        <w:rPr/>
      </w:pPr>
      <w:r>
        <w:rPr/>
        <w:t>visualisation cartographique et temporelle ;</w:t>
      </w:r>
    </w:p>
    <w:p xmlns:wp14="http://schemas.microsoft.com/office/word/2010/wordml" w14:paraId="191C7270" wp14:textId="77777777">
      <w:pPr>
        <w:pStyle w:val="Compact"/>
        <w:numPr>
          <w:ilvl w:val="1"/>
          <w:numId w:val="1"/>
        </w:numPr>
        <w:rPr/>
      </w:pPr>
      <w:r>
        <w:rPr/>
        <w:t>premières fiches territoires.</w:t>
      </w:r>
    </w:p>
    <w:p xmlns:wp14="http://schemas.microsoft.com/office/word/2010/wordml" w14:paraId="28A12A52" wp14:textId="77777777">
      <w:pPr>
        <w:pStyle w:val="Normal"/>
        <w:numPr>
          <w:ilvl w:val="0"/>
          <w:numId w:val="1"/>
        </w:numPr>
        <w:rPr/>
      </w:pPr>
      <w:r>
        <w:rPr>
          <w:b/>
          <w:bCs/>
        </w:rPr>
        <w:t>J4 – Enrichissement fonctionnel (mars 2027)</w:t>
      </w:r>
      <w:r>
        <w:rPr/>
        <w:t xml:space="preserve"> Extension des fonctionnalités :</w:t>
      </w:r>
    </w:p>
    <w:p xmlns:wp14="http://schemas.microsoft.com/office/word/2010/wordml" w14:paraId="00A2F02B" wp14:textId="77777777">
      <w:pPr>
        <w:pStyle w:val="Compact"/>
        <w:numPr>
          <w:ilvl w:val="1"/>
          <w:numId w:val="1"/>
        </w:numPr>
        <w:rPr/>
      </w:pPr>
      <w:r>
        <w:rPr/>
        <w:t>enrichissement des indicateurs ;</w:t>
      </w:r>
    </w:p>
    <w:p xmlns:wp14="http://schemas.microsoft.com/office/word/2010/wordml" w14:paraId="7AC99C0B" wp14:textId="77777777">
      <w:pPr>
        <w:pStyle w:val="Compact"/>
        <w:numPr>
          <w:ilvl w:val="1"/>
          <w:numId w:val="1"/>
        </w:numPr>
        <w:rPr/>
      </w:pPr>
      <w:r>
        <w:rPr/>
        <w:t>amélioration des visualisations ;</w:t>
      </w:r>
    </w:p>
    <w:p xmlns:wp14="http://schemas.microsoft.com/office/word/2010/wordml" w14:paraId="7E702BFB" wp14:textId="77777777">
      <w:pPr>
        <w:pStyle w:val="Compact"/>
        <w:numPr>
          <w:ilvl w:val="1"/>
          <w:numId w:val="1"/>
        </w:numPr>
        <w:rPr/>
      </w:pPr>
      <w:r>
        <w:rPr/>
        <w:t>premières fonctionnalités d’aide à la décision ;</w:t>
      </w:r>
    </w:p>
    <w:p xmlns:wp14="http://schemas.microsoft.com/office/word/2010/wordml" w14:paraId="4BDB3FED" wp14:textId="77777777">
      <w:pPr>
        <w:pStyle w:val="Compact"/>
        <w:numPr>
          <w:ilvl w:val="1"/>
          <w:numId w:val="1"/>
        </w:numPr>
        <w:rPr/>
      </w:pPr>
      <w:r>
        <w:rPr/>
        <w:t>consolidation des données.</w:t>
      </w:r>
    </w:p>
    <w:p xmlns:wp14="http://schemas.microsoft.com/office/word/2010/wordml" w14:paraId="05A4BF11" wp14:textId="77777777">
      <w:pPr>
        <w:pStyle w:val="Normal"/>
        <w:numPr>
          <w:ilvl w:val="0"/>
          <w:numId w:val="1"/>
        </w:numPr>
        <w:rPr/>
      </w:pPr>
      <w:r>
        <w:rPr>
          <w:b/>
          <w:bCs/>
        </w:rPr>
        <w:t>J5 – Recette fonctionnelle et méthodologique (mai 2027)</w:t>
      </w:r>
      <w:r>
        <w:rPr/>
        <w:t xml:space="preserve"> Validation par la MOA :</w:t>
      </w:r>
    </w:p>
    <w:p xmlns:wp14="http://schemas.microsoft.com/office/word/2010/wordml" w14:paraId="28AB68CE" wp14:textId="77777777">
      <w:pPr>
        <w:pStyle w:val="Compact"/>
        <w:numPr>
          <w:ilvl w:val="1"/>
          <w:numId w:val="1"/>
        </w:numPr>
        <w:rPr/>
      </w:pPr>
      <w:r>
        <w:rPr/>
        <w:t>conformité fonctionnelle ;</w:t>
      </w:r>
    </w:p>
    <w:p xmlns:wp14="http://schemas.microsoft.com/office/word/2010/wordml" w14:paraId="05821DDB" wp14:textId="77777777">
      <w:pPr>
        <w:pStyle w:val="Compact"/>
        <w:numPr>
          <w:ilvl w:val="1"/>
          <w:numId w:val="1"/>
        </w:numPr>
        <w:rPr/>
      </w:pPr>
      <w:r>
        <w:rPr/>
        <w:t>validation des indicateurs ;</w:t>
      </w:r>
    </w:p>
    <w:p xmlns:wp14="http://schemas.microsoft.com/office/word/2010/wordml" w14:paraId="17AA86C5" wp14:textId="77777777">
      <w:pPr>
        <w:pStyle w:val="Compact"/>
        <w:numPr>
          <w:ilvl w:val="1"/>
          <w:numId w:val="1"/>
        </w:numPr>
        <w:rPr/>
      </w:pPr>
      <w:r>
        <w:rPr/>
        <w:t>correction des anomalies critiques ;</w:t>
      </w:r>
    </w:p>
    <w:p xmlns:wp14="http://schemas.microsoft.com/office/word/2010/wordml" w14:paraId="05D1E4D9" wp14:textId="77777777">
      <w:pPr>
        <w:pStyle w:val="Compact"/>
        <w:numPr>
          <w:ilvl w:val="1"/>
          <w:numId w:val="1"/>
        </w:numPr>
        <w:rPr/>
      </w:pPr>
      <w:r>
        <w:rPr/>
        <w:t>validation des performances globales.</w:t>
      </w:r>
    </w:p>
    <w:p xmlns:wp14="http://schemas.microsoft.com/office/word/2010/wordml" w14:paraId="1FA3459A" wp14:textId="77777777">
      <w:pPr>
        <w:pStyle w:val="Normal"/>
        <w:numPr>
          <w:ilvl w:val="0"/>
          <w:numId w:val="1"/>
        </w:numPr>
        <w:rPr/>
      </w:pPr>
      <w:r>
        <w:rPr>
          <w:b/>
          <w:bCs/>
        </w:rPr>
        <w:t>J6 – Mise en production (31/06/2027)</w:t>
      </w:r>
      <w:r>
        <w:rPr/>
        <w:br/>
      </w:r>
      <w:r>
        <w:rPr/>
        <w:t>Mise à disposition de la version initiale du système.</w:t>
      </w:r>
      <w:bookmarkEnd w:id="207"/>
    </w:p>
    <w:p xmlns:wp14="http://schemas.microsoft.com/office/word/2010/wordml" w14:paraId="02A2C020" wp14:textId="77777777">
      <w:pPr>
        <w:pStyle w:val="Heading3"/>
        <w:rPr/>
      </w:pPr>
      <w:bookmarkStart w:name="pilotage-et-suivi" w:id="208"/>
      <w:r>
        <w:rPr/>
        <w:t>33.3 Pilotage et suivi</w:t>
      </w:r>
    </w:p>
    <w:p xmlns:wp14="http://schemas.microsoft.com/office/word/2010/wordml" w14:paraId="74A45A73" wp14:textId="77777777">
      <w:pPr>
        <w:pStyle w:val="FirstParagraph"/>
        <w:rPr/>
      </w:pPr>
      <w:r>
        <w:rPr/>
        <w:t>Le suivi du planning repose sur :</w:t>
      </w:r>
    </w:p>
    <w:p xmlns:wp14="http://schemas.microsoft.com/office/word/2010/wordml" w14:paraId="2ADDE46B" wp14:textId="77777777">
      <w:pPr>
        <w:pStyle w:val="Compact"/>
        <w:numPr>
          <w:ilvl w:val="0"/>
          <w:numId w:val="1"/>
        </w:numPr>
        <w:rPr/>
      </w:pPr>
      <w:r>
        <w:rPr/>
        <w:t>l’avancement des sprints ;</w:t>
      </w:r>
    </w:p>
    <w:p xmlns:wp14="http://schemas.microsoft.com/office/word/2010/wordml" w14:paraId="1C1784FE" wp14:textId="77777777">
      <w:pPr>
        <w:pStyle w:val="Compact"/>
        <w:numPr>
          <w:ilvl w:val="0"/>
          <w:numId w:val="1"/>
        </w:numPr>
        <w:rPr/>
      </w:pPr>
      <w:r>
        <w:rPr/>
        <w:t>le suivi du backlog produit et de ses priorités ;</w:t>
      </w:r>
    </w:p>
    <w:p xmlns:wp14="http://schemas.microsoft.com/office/word/2010/wordml" w14:paraId="5B5222B1" wp14:textId="77777777">
      <w:pPr>
        <w:pStyle w:val="Compact"/>
        <w:numPr>
          <w:ilvl w:val="0"/>
          <w:numId w:val="1"/>
        </w:numPr>
        <w:rPr/>
      </w:pPr>
      <w:r>
        <w:rPr/>
        <w:t>les démonstrations régulières (sprint review) ;</w:t>
      </w:r>
    </w:p>
    <w:p xmlns:wp14="http://schemas.microsoft.com/office/word/2010/wordml" w14:paraId="3F12FEBF" wp14:textId="77777777">
      <w:pPr>
        <w:pStyle w:val="Compact"/>
        <w:numPr>
          <w:ilvl w:val="0"/>
          <w:numId w:val="1"/>
        </w:numPr>
        <w:rPr/>
      </w:pPr>
      <w:r>
        <w:rPr/>
        <w:t>les comités de pilotage (COPIL) et comités techniques (COTECH) ;</w:t>
      </w:r>
    </w:p>
    <w:p xmlns:wp14="http://schemas.microsoft.com/office/word/2010/wordml" w14:paraId="2B1B76EE" wp14:textId="77777777">
      <w:pPr>
        <w:pStyle w:val="Compact"/>
        <w:numPr>
          <w:ilvl w:val="0"/>
          <w:numId w:val="1"/>
        </w:numPr>
        <w:rPr/>
      </w:pPr>
      <w:r>
        <w:rPr/>
        <w:t>le suivi des anomalies et des corrections.</w:t>
      </w:r>
    </w:p>
    <w:p xmlns:wp14="http://schemas.microsoft.com/office/word/2010/wordml" w14:paraId="53615EB0" wp14:textId="77777777">
      <w:pPr>
        <w:pStyle w:val="FirstParagraph"/>
        <w:rPr/>
      </w:pPr>
      <w:r>
        <w:rPr/>
        <w:t>Des ajustements pourront être réalisés en fonction de l’avancement réel, dans le respect des jalons contractuels.</w:t>
      </w:r>
      <w:bookmarkEnd w:id="208"/>
    </w:p>
    <w:p xmlns:wp14="http://schemas.microsoft.com/office/word/2010/wordml" w14:paraId="192C2779" wp14:textId="77777777">
      <w:pPr>
        <w:pStyle w:val="Heading3"/>
        <w:rPr/>
      </w:pPr>
      <w:bookmarkStart w:name="dépendances" w:id="209"/>
      <w:r>
        <w:rPr/>
        <w:t>33.4 Dépendances</w:t>
      </w:r>
    </w:p>
    <w:p xmlns:wp14="http://schemas.microsoft.com/office/word/2010/wordml" w14:paraId="647E8277" wp14:textId="77777777">
      <w:pPr>
        <w:pStyle w:val="FirstParagraph"/>
        <w:rPr/>
      </w:pPr>
      <w:r>
        <w:rPr/>
        <w:t>Le respect du planning dépend de plusieurs facteurs :</w:t>
      </w:r>
    </w:p>
    <w:p xmlns:wp14="http://schemas.microsoft.com/office/word/2010/wordml" w14:paraId="22BD0AAA" wp14:textId="77777777">
      <w:pPr>
        <w:pStyle w:val="Compact"/>
        <w:numPr>
          <w:ilvl w:val="0"/>
          <w:numId w:val="1"/>
        </w:numPr>
        <w:rPr/>
      </w:pPr>
      <w:r>
        <w:rPr/>
        <w:t>disponibilité et qualité des données sources ;</w:t>
      </w:r>
    </w:p>
    <w:p xmlns:wp14="http://schemas.microsoft.com/office/word/2010/wordml" w14:paraId="382E52C3" wp14:textId="77777777">
      <w:pPr>
        <w:pStyle w:val="Compact"/>
        <w:numPr>
          <w:ilvl w:val="0"/>
          <w:numId w:val="1"/>
        </w:numPr>
        <w:rPr/>
      </w:pPr>
      <w:r>
        <w:rPr/>
        <w:t>mobilisation des acteurs pour les validations ;</w:t>
      </w:r>
    </w:p>
    <w:p xmlns:wp14="http://schemas.microsoft.com/office/word/2010/wordml" w14:paraId="24CF4D9C" wp14:textId="77777777">
      <w:pPr>
        <w:pStyle w:val="Compact"/>
        <w:numPr>
          <w:ilvl w:val="0"/>
          <w:numId w:val="1"/>
        </w:numPr>
        <w:rPr/>
      </w:pPr>
      <w:r>
        <w:rPr/>
        <w:t>formalisation des engagements de fourniture de données ;</w:t>
      </w:r>
    </w:p>
    <w:p xmlns:wp14="http://schemas.microsoft.com/office/word/2010/wordml" w14:paraId="555A4D9B" wp14:textId="77777777">
      <w:pPr>
        <w:pStyle w:val="Compact"/>
        <w:numPr>
          <w:ilvl w:val="0"/>
          <w:numId w:val="1"/>
        </w:numPr>
        <w:rPr/>
      </w:pPr>
      <w:r>
        <w:rPr/>
        <w:t>validation des choix méthodologiques (indicateurs) ;</w:t>
      </w:r>
    </w:p>
    <w:p xmlns:wp14="http://schemas.microsoft.com/office/word/2010/wordml" w14:paraId="78C2628A" wp14:textId="77777777">
      <w:pPr>
        <w:pStyle w:val="Compact"/>
        <w:numPr>
          <w:ilvl w:val="0"/>
          <w:numId w:val="1"/>
        </w:numPr>
        <w:rPr/>
      </w:pPr>
      <w:r>
        <w:rPr/>
        <w:t>contraintes techniques liées à l’intégration des données.</w:t>
      </w:r>
    </w:p>
    <w:p xmlns:wp14="http://schemas.microsoft.com/office/word/2010/wordml" w14:paraId="542516FE" wp14:textId="77777777">
      <w:pPr>
        <w:pStyle w:val="FirstParagraph"/>
        <w:rPr/>
      </w:pPr>
      <w:r>
        <w:rPr/>
        <w:t>Ces dépendances devront être suivies de manière continue.</w:t>
      </w:r>
      <w:bookmarkEnd w:id="209"/>
    </w:p>
    <w:p xmlns:wp14="http://schemas.microsoft.com/office/word/2010/wordml" w14:paraId="469821B2" wp14:textId="77777777">
      <w:pPr>
        <w:pStyle w:val="Heading3"/>
        <w:rPr/>
      </w:pPr>
      <w:bookmarkStart w:name="gestion-des-risques-projet" w:id="210"/>
      <w:r>
        <w:rPr/>
        <w:t>33.5 Gestion des risques projet</w:t>
      </w:r>
    </w:p>
    <w:p xmlns:wp14="http://schemas.microsoft.com/office/word/2010/wordml" w14:paraId="1FA05CA3" wp14:textId="77777777">
      <w:pPr>
        <w:pStyle w:val="FirstParagraph"/>
        <w:rPr/>
      </w:pPr>
      <w:r>
        <w:rPr/>
        <w:t>Le projet comporte des risques pouvant impacter les délais, la qualité ou le périmètre. Leur identification et leur suivi sont essentiels pour sécuriser le projet.</w:t>
      </w:r>
    </w:p>
    <w:p xmlns:wp14="http://schemas.microsoft.com/office/word/2010/wordml" w14:paraId="4270EC20" wp14:textId="77777777">
      <w:pPr>
        <w:pStyle w:val="Heading4"/>
        <w:rPr/>
      </w:pPr>
      <w:bookmarkStart w:name="principaux-risques" w:id="211"/>
      <w:r>
        <w:rPr/>
        <w:t>33.5.1 Principaux risques</w:t>
      </w:r>
    </w:p>
    <w:p xmlns:wp14="http://schemas.microsoft.com/office/word/2010/wordml" w14:paraId="04AF626C" wp14:textId="77777777">
      <w:pPr>
        <w:pStyle w:val="Compact"/>
        <w:numPr>
          <w:ilvl w:val="0"/>
          <w:numId w:val="1"/>
        </w:numPr>
        <w:rPr/>
      </w:pPr>
      <w:r>
        <w:rPr>
          <w:b/>
          <w:bCs/>
        </w:rPr>
        <w:t>Disponibilité des données</w:t>
      </w:r>
      <w:r>
        <w:rPr/>
        <w:t xml:space="preserve"> : retard ou absence de certaines données nécessaires ;</w:t>
      </w:r>
    </w:p>
    <w:p xmlns:wp14="http://schemas.microsoft.com/office/word/2010/wordml" w14:paraId="17F57651" wp14:textId="77777777">
      <w:pPr>
        <w:pStyle w:val="Compact"/>
        <w:numPr>
          <w:ilvl w:val="0"/>
          <w:numId w:val="1"/>
        </w:numPr>
        <w:rPr/>
      </w:pPr>
      <w:r>
        <w:rPr>
          <w:b/>
          <w:bCs/>
        </w:rPr>
        <w:t>Qualité des données</w:t>
      </w:r>
      <w:r>
        <w:rPr/>
        <w:t xml:space="preserve"> : données incomplètes ou hétérogènes ;</w:t>
      </w:r>
    </w:p>
    <w:p xmlns:wp14="http://schemas.microsoft.com/office/word/2010/wordml" w14:paraId="336984E8" wp14:textId="77777777">
      <w:pPr>
        <w:pStyle w:val="Compact"/>
        <w:numPr>
          <w:ilvl w:val="0"/>
          <w:numId w:val="1"/>
        </w:numPr>
        <w:rPr/>
      </w:pPr>
      <w:r>
        <w:rPr>
          <w:b/>
          <w:bCs/>
        </w:rPr>
        <w:t>Dépendance aux partenaires</w:t>
      </w:r>
      <w:r>
        <w:rPr/>
        <w:t xml:space="preserve"> : variabilité dans les contributions des acteurs ;</w:t>
      </w:r>
    </w:p>
    <w:p xmlns:wp14="http://schemas.microsoft.com/office/word/2010/wordml" w14:paraId="29ABF856" wp14:textId="77777777">
      <w:pPr>
        <w:pStyle w:val="Compact"/>
        <w:numPr>
          <w:ilvl w:val="0"/>
          <w:numId w:val="1"/>
        </w:numPr>
        <w:rPr/>
      </w:pPr>
      <w:r>
        <w:rPr>
          <w:b/>
          <w:bCs/>
        </w:rPr>
        <w:t>Complexité méthodologique</w:t>
      </w:r>
      <w:r>
        <w:rPr/>
        <w:t xml:space="preserve"> : difficulté à stabiliser les indicateurs ou les méthodes ;</w:t>
      </w:r>
    </w:p>
    <w:p xmlns:wp14="http://schemas.microsoft.com/office/word/2010/wordml" w14:paraId="17A30831" wp14:textId="77777777">
      <w:pPr>
        <w:pStyle w:val="Compact"/>
        <w:numPr>
          <w:ilvl w:val="0"/>
          <w:numId w:val="1"/>
        </w:numPr>
        <w:rPr/>
      </w:pPr>
      <w:r>
        <w:rPr>
          <w:b/>
          <w:bCs/>
        </w:rPr>
        <w:t>Charge technique</w:t>
      </w:r>
      <w:r>
        <w:rPr/>
        <w:t xml:space="preserve"> : sous-estimation des volumes ou des performances attendues ;</w:t>
      </w:r>
    </w:p>
    <w:p xmlns:wp14="http://schemas.microsoft.com/office/word/2010/wordml" w14:paraId="1EE8111D" wp14:textId="77777777">
      <w:pPr>
        <w:pStyle w:val="Compact"/>
        <w:numPr>
          <w:ilvl w:val="0"/>
          <w:numId w:val="1"/>
        </w:numPr>
        <w:rPr/>
      </w:pPr>
      <w:r>
        <w:rPr>
          <w:b/>
          <w:bCs/>
        </w:rPr>
        <w:t>Dérive du périmètre</w:t>
      </w:r>
      <w:r>
        <w:rPr/>
        <w:t xml:space="preserve"> : ajout de fonctionnalités non priorisées ;</w:t>
      </w:r>
    </w:p>
    <w:p xmlns:wp14="http://schemas.microsoft.com/office/word/2010/wordml" w14:paraId="1D1F2703" wp14:textId="77777777">
      <w:pPr>
        <w:pStyle w:val="Compact"/>
        <w:numPr>
          <w:ilvl w:val="0"/>
          <w:numId w:val="1"/>
        </w:numPr>
        <w:rPr/>
      </w:pPr>
      <w:r>
        <w:rPr>
          <w:b/>
          <w:bCs/>
        </w:rPr>
        <w:t>Adoption utilisateur</w:t>
      </w:r>
      <w:r>
        <w:rPr/>
        <w:t xml:space="preserve"> : difficulté d’appropriation de l’outil.</w:t>
      </w:r>
    </w:p>
    <w:p xmlns:wp14="http://schemas.microsoft.com/office/word/2010/wordml" w14:paraId="52AF225D" wp14:textId="77777777">
      <w:pPr>
        <w:pStyle w:val="FirstParagraph"/>
        <w:rPr/>
      </w:pPr>
      <w:r>
        <w:rPr/>
        <w:t>L’ensemble de ces risques doivent être pris en compte par le prestataire et sa propostition doit permettre des les limiter.</w:t>
      </w:r>
      <w:bookmarkEnd w:id="211"/>
    </w:p>
    <w:p xmlns:wp14="http://schemas.microsoft.com/office/word/2010/wordml" w14:paraId="54FD79E2" wp14:textId="77777777">
      <w:pPr>
        <w:pStyle w:val="Heading4"/>
        <w:rPr/>
      </w:pPr>
      <w:bookmarkStart w:name="suivi-des-risques" w:id="212"/>
      <w:r>
        <w:rPr/>
        <w:t>33.5.2 Suivi des risques</w:t>
      </w:r>
    </w:p>
    <w:p xmlns:wp14="http://schemas.microsoft.com/office/word/2010/wordml" w14:paraId="05807BE9" wp14:textId="77777777">
      <w:pPr>
        <w:pStyle w:val="FirstParagraph"/>
        <w:rPr/>
      </w:pPr>
      <w:r>
        <w:rPr/>
        <w:t>Les risques feront l’objet d’un suivi régulier en COTECH et COPIL ; d’une mise à jour continue et de la définition de mesures de mitigation adaptées.</w:t>
      </w:r>
      <w:bookmarkEnd w:id="212"/>
    </w:p>
    <w:p xmlns:wp14="http://schemas.microsoft.com/office/word/2010/wordml" w14:paraId="1ECED58A" wp14:textId="77777777">
      <w:pPr>
        <w:pStyle w:val="Heading4"/>
        <w:rPr/>
      </w:pPr>
      <w:bookmarkStart w:name="mesures-de-mitigation-exemples" w:id="213"/>
      <w:r>
        <w:rPr/>
        <w:t>33.5.3 Mesures de mitigation (exemples)</w:t>
      </w:r>
    </w:p>
    <w:p xmlns:wp14="http://schemas.microsoft.com/office/word/2010/wordml" w14:paraId="6FFBD76F" wp14:textId="77777777">
      <w:pPr>
        <w:pStyle w:val="Compact"/>
        <w:numPr>
          <w:ilvl w:val="0"/>
          <w:numId w:val="1"/>
        </w:numPr>
        <w:rPr/>
      </w:pPr>
      <w:r>
        <w:rPr/>
        <w:t>formalisation des engagements de fourniture de données ;</w:t>
      </w:r>
    </w:p>
    <w:p xmlns:wp14="http://schemas.microsoft.com/office/word/2010/wordml" w14:paraId="50330732" wp14:textId="77777777">
      <w:pPr>
        <w:pStyle w:val="Compact"/>
        <w:numPr>
          <w:ilvl w:val="0"/>
          <w:numId w:val="1"/>
        </w:numPr>
        <w:rPr/>
      </w:pPr>
      <w:r>
        <w:rPr/>
        <w:t>priorisation stricte du MVP et du backlog ;</w:t>
      </w:r>
    </w:p>
    <w:p xmlns:wp14="http://schemas.microsoft.com/office/word/2010/wordml" w14:paraId="504980F8" wp14:textId="77777777">
      <w:pPr>
        <w:pStyle w:val="Compact"/>
        <w:numPr>
          <w:ilvl w:val="0"/>
          <w:numId w:val="1"/>
        </w:numPr>
        <w:rPr/>
      </w:pPr>
      <w:r>
        <w:rPr/>
        <w:t>validation progressive des indicateurs ;</w:t>
      </w:r>
    </w:p>
    <w:p xmlns:wp14="http://schemas.microsoft.com/office/word/2010/wordml" w14:paraId="1D8B316A" wp14:textId="77777777">
      <w:pPr>
        <w:pStyle w:val="Compact"/>
        <w:numPr>
          <w:ilvl w:val="0"/>
          <w:numId w:val="1"/>
        </w:numPr>
        <w:rPr/>
      </w:pPr>
      <w:r>
        <w:rPr/>
        <w:t>mise en place de contrôles qualité sur les données ;</w:t>
      </w:r>
    </w:p>
    <w:p xmlns:wp14="http://schemas.microsoft.com/office/word/2010/wordml" w14:paraId="74CD337D" wp14:textId="77777777">
      <w:pPr>
        <w:pStyle w:val="Compact"/>
        <w:numPr>
          <w:ilvl w:val="0"/>
          <w:numId w:val="1"/>
        </w:numPr>
        <w:rPr/>
      </w:pPr>
      <w:r>
        <w:rPr/>
        <w:t>implication régulière des utilisateurs.</w:t>
      </w:r>
      <w:bookmarkEnd w:id="210"/>
      <w:bookmarkEnd w:id="213"/>
    </w:p>
    <w:p xmlns:wp14="http://schemas.microsoft.com/office/word/2010/wordml" w14:paraId="7BA5B040" wp14:textId="77777777">
      <w:pPr>
        <w:pStyle w:val="Heading3"/>
        <w:rPr/>
      </w:pPr>
      <w:bookmarkStart w:name="points-de-vigilance-2" w:id="214"/>
      <w:r>
        <w:rPr/>
        <w:t>33.6 Points de vigilance</w:t>
      </w:r>
    </w:p>
    <w:p xmlns:wp14="http://schemas.microsoft.com/office/word/2010/wordml" w14:paraId="14FB8413" wp14:textId="77777777">
      <w:pPr>
        <w:pStyle w:val="Compact"/>
        <w:numPr>
          <w:ilvl w:val="0"/>
          <w:numId w:val="1"/>
        </w:numPr>
        <w:rPr/>
      </w:pPr>
      <w:r>
        <w:rPr/>
        <w:t>Respect des échéances liées aux financements (OFB / PEP)</w:t>
      </w:r>
    </w:p>
    <w:p xmlns:wp14="http://schemas.microsoft.com/office/word/2010/wordml" w14:paraId="19407824" wp14:textId="77777777">
      <w:pPr>
        <w:pStyle w:val="Compact"/>
        <w:numPr>
          <w:ilvl w:val="0"/>
          <w:numId w:val="1"/>
        </w:numPr>
        <w:rPr/>
      </w:pPr>
      <w:r>
        <w:rPr/>
        <w:t>Nécessité de stabiliser rapidement un MVP opérationnel</w:t>
      </w:r>
    </w:p>
    <w:p xmlns:wp14="http://schemas.microsoft.com/office/word/2010/wordml" w14:paraId="064A3905" wp14:textId="77777777">
      <w:pPr>
        <w:pStyle w:val="Compact"/>
        <w:numPr>
          <w:ilvl w:val="0"/>
          <w:numId w:val="1"/>
        </w:numPr>
        <w:rPr/>
      </w:pPr>
      <w:r>
        <w:rPr/>
        <w:t>Coordination entre rythme Agile et contraintes contractuelles</w:t>
      </w:r>
    </w:p>
    <w:p xmlns:wp14="http://schemas.microsoft.com/office/word/2010/wordml" w14:paraId="5F8068B2" wp14:textId="77777777">
      <w:pPr>
        <w:pStyle w:val="Compact"/>
        <w:numPr>
          <w:ilvl w:val="0"/>
          <w:numId w:val="1"/>
        </w:numPr>
        <w:rPr/>
      </w:pPr>
      <w:r>
        <w:rPr/>
        <w:t>Anticipation des phases de recette et de validation méthodologique</w:t>
      </w:r>
    </w:p>
    <w:p xmlns:wp14="http://schemas.microsoft.com/office/word/2010/wordml" w14:paraId="2035A99A" wp14:textId="77777777">
      <w:pPr>
        <w:pStyle w:val="Compact"/>
        <w:numPr>
          <w:ilvl w:val="0"/>
          <w:numId w:val="1"/>
        </w:numPr>
        <w:rPr/>
      </w:pPr>
      <w:r>
        <w:rPr/>
        <w:t>Gestion des dépendances liées aux données et aux partenaires.</w:t>
      </w:r>
    </w:p>
    <w:p xmlns:wp14="http://schemas.microsoft.com/office/word/2010/wordml" w14:paraId="5926D0D6" wp14:textId="77777777">
      <w:pPr>
        <w:pStyle w:val="Normal"/>
        <w:widowControl/>
        <w:suppressAutoHyphens w:val="true"/>
        <w:bidi w:val="0"/>
        <w:spacing w:before="0" w:after="200"/>
        <w:jc w:val="left"/>
        <w:rPr/>
      </w:pPr>
      <w:r>
        <w:rPr/>
        <mc:AlternateContent>
          <mc:Choice Requires="wps">
            <w:drawing>
              <wp:inline xmlns:wp14="http://schemas.microsoft.com/office/word/2010/wordprocessingDrawing" distT="0" distB="0" distL="0" distR="0" wp14:anchorId="4E3098AA" wp14:editId="7777777">
                <wp:extent cx="5943600"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w14:anchorId="04460C7E">
              <v:rect id="shape_0" style="position:absolute;margin-left:0pt;margin-top:-1.55pt;width:467.95pt;height:1.45pt;mso-wrap-style:none;v-text-anchor:middle;mso-position-horizontal:center;mso-position-vertical:top" o:allowincell="f" fillcolor="white" stroked="t">
                <v:fill type="solid" color2="black" o:detectmouseclick="t"/>
                <v:stroke color="black" joinstyle="round" endcap="flat"/>
                <w10:wrap type="topAndBottom"/>
              </v:rect>
            </w:pict>
          </mc:Fallback>
        </mc:AlternateContent>
      </w:r>
      <w:bookmarkEnd w:id="205"/>
      <w:bookmarkEnd w:id="214"/>
    </w:p>
    <w:sectPr>
      <w:type w:val="nextPage"/>
      <w:pgSz w:w="12240" w:h="15840" w:orient="portrait"/>
      <w:pgMar w:top="1440" w:right="1440" w:bottom="1440" w:left="1440" w:header="0" w:footer="0" w:gutter="0"/>
      <w:pgNumType w:fmt="decimal"/>
      <w:formProt w:val="false"/>
      <w:textDirection w:val="lrTb"/>
      <w:docGrid w:type="default" w:linePitch="100" w:charSpace="0"/>
      <w:cols w:num="1"/>
    </w:sectPr>
  </w:body>
</w:document>
</file>

<file path=word/comments.xml><?xml version="1.0" encoding="utf-8"?>
<w:comments xmlns:w14="http://schemas.microsoft.com/office/word/2010/wordml" xmlns:w="http://schemas.openxmlformats.org/wordprocessingml/2006/main">
  <w:comment xmlns:w="http://schemas.openxmlformats.org/wordprocessingml/2006/main" w:initials="MD" w:author="Marjolaine DAVID" w:date="2026-09-02T14:32:00" w:id="979569393">
    <w:p xmlns:w14="http://schemas.microsoft.com/office/word/2010/wordml" xmlns:w="http://schemas.openxmlformats.org/wordprocessingml/2006/main" w:rsidR="599F8A97" w:rsidRDefault="255FF607" w14:paraId="61B299F3" w14:textId="30122803">
      <w:pPr>
        <w:pStyle w:val="CommentText"/>
      </w:pPr>
      <w:r>
        <w:rPr>
          <w:rStyle w:val="CommentReference"/>
        </w:rPr>
        <w:annotationRef/>
      </w:r>
      <w:r w:rsidRPr="703C1840" w:rsidR="35673CD1">
        <w:t>c'est pas plutôt API météo France ?</w:t>
      </w:r>
    </w:p>
  </w:comment>
  <w:comment xmlns:w="http://schemas.openxmlformats.org/wordprocessingml/2006/main" w:initials="MD" w:author="Marjolaine DAVID" w:date="2026-09-02T14:36:40" w:id="47463100">
    <w:p xmlns:w14="http://schemas.microsoft.com/office/word/2010/wordml" xmlns:w="http://schemas.openxmlformats.org/wordprocessingml/2006/main" w:rsidR="374DA62A" w:rsidRDefault="79E16643" w14:paraId="16BF7A45" w14:textId="15F22EA1">
      <w:pPr>
        <w:pStyle w:val="CommentText"/>
      </w:pPr>
      <w:r>
        <w:rPr>
          <w:rStyle w:val="CommentReference"/>
        </w:rPr>
        <w:annotationRef/>
      </w:r>
      <w:r w:rsidRPr="7857B099" w:rsidR="3FBA1D16">
        <w:t>ya aussi openmeteo</w:t>
      </w:r>
    </w:p>
  </w:comment>
  <w:comment xmlns:w="http://schemas.openxmlformats.org/wordprocessingml/2006/main" w:initials="MD" w:author="Marjolaine DAVID" w:date="2026-09-02T14:39:43" w:id="1294083187">
    <w:p xmlns:w14="http://schemas.microsoft.com/office/word/2010/wordml" xmlns:w="http://schemas.openxmlformats.org/wordprocessingml/2006/main" w:rsidR="6B119755" w:rsidRDefault="6AFBE94A" w14:paraId="5FADE2C0" w14:textId="244EE07D">
      <w:pPr>
        <w:pStyle w:val="CommentText"/>
      </w:pPr>
      <w:r>
        <w:rPr>
          <w:rStyle w:val="CommentReference"/>
        </w:rPr>
        <w:annotationRef/>
      </w:r>
      <w:r w:rsidRPr="56A365B1" w:rsidR="6EB04C0B">
        <w:t>Dans mon souvenir, la DIMENC et la PSUD nous avaient dit que toutes les ICPE étaient sur la base LOGIC de la PSUD</w:t>
      </w:r>
    </w:p>
    <w:p xmlns:w14="http://schemas.microsoft.com/office/word/2010/wordml" xmlns:w="http://schemas.openxmlformats.org/wordprocessingml/2006/main" w:rsidR="753FE5AB" w:rsidRDefault="316CE247" w14:paraId="1F520AAF" w14:textId="30A2BBE0">
      <w:pPr>
        <w:pStyle w:val="CommentText"/>
      </w:pPr>
      <w:r w:rsidRPr="5020A199" w:rsidR="6E123B83">
        <w:t>Et seulement les ICPE de la PSUD étaient ensuite publiées sur open data</w:t>
      </w:r>
    </w:p>
  </w:comment>
  <w:comment xmlns:w="http://schemas.openxmlformats.org/wordprocessingml/2006/main" w:initials="MD" w:author="Marjolaine DAVID" w:date="2026-09-02T15:04:32" w:id="1985713834">
    <w:p xmlns:w14="http://schemas.microsoft.com/office/word/2010/wordml" xmlns:w="http://schemas.openxmlformats.org/wordprocessingml/2006/main" w:rsidR="3E05B80C" w:rsidRDefault="3358B090" w14:paraId="4C66A867" w14:textId="42869B8E">
      <w:pPr>
        <w:pStyle w:val="CommentText"/>
      </w:pPr>
      <w:r>
        <w:rPr>
          <w:rStyle w:val="CommentReference"/>
        </w:rPr>
        <w:annotationRef/>
      </w:r>
      <w:r w:rsidRPr="210B2C19" w:rsidR="60267A4D">
        <w:t>Tu mentionnes pas le COPRO?</w:t>
      </w:r>
    </w:p>
  </w:comment>
  <w:comment xmlns:w="http://schemas.openxmlformats.org/wordprocessingml/2006/main" w:initials="MD" w:author="Marjolaine DAVID" w:date="2026-09-02T15:30:44" w:id="239861025">
    <w:p xmlns:w14="http://schemas.microsoft.com/office/word/2010/wordml" xmlns:w="http://schemas.openxmlformats.org/wordprocessingml/2006/main" w:rsidR="6CFF63A6" w:rsidRDefault="566F4CCA" w14:paraId="27179B82" w14:textId="2B84F45A">
      <w:pPr>
        <w:pStyle w:val="CommentText"/>
      </w:pPr>
      <w:r>
        <w:rPr>
          <w:rStyle w:val="CommentReference"/>
        </w:rPr>
        <w:annotationRef/>
      </w:r>
      <w:r w:rsidRPr="0954F08A" w:rsidR="22D847B3">
        <w:t>répétition de la même définition</w:t>
      </w:r>
    </w:p>
  </w:comment>
  <w:comment xmlns:w="http://schemas.openxmlformats.org/wordprocessingml/2006/main" w:initials="MD" w:author="Marjolaine DAVID" w:date="2026-09-02T15:32:07" w:id="1694054913">
    <w:p xmlns:w14="http://schemas.microsoft.com/office/word/2010/wordml" xmlns:w="http://schemas.openxmlformats.org/wordprocessingml/2006/main" w:rsidR="42E6299D" w:rsidRDefault="2E814786" w14:paraId="4C634FD4" w14:textId="5792B84E">
      <w:pPr>
        <w:pStyle w:val="CommentText"/>
      </w:pPr>
      <w:r>
        <w:rPr>
          <w:rStyle w:val="CommentReference"/>
        </w:rPr>
        <w:annotationRef/>
      </w:r>
      <w:r w:rsidRPr="65AD7C1E" w:rsidR="0373B2D1">
        <w:t>pb référence</w:t>
      </w:r>
    </w:p>
  </w:comment>
  <w:comment xmlns:w="http://schemas.openxmlformats.org/wordprocessingml/2006/main" w:initials="MD" w:author="Marjolaine DAVID" w:date="2026-09-02T15:45:19" w:id="1355744299">
    <w:p xmlns:w14="http://schemas.microsoft.com/office/word/2010/wordml" xmlns:w="http://schemas.openxmlformats.org/wordprocessingml/2006/main" w:rsidR="2B82C7EE" w:rsidRDefault="21D78235" w14:paraId="6CBA126F" w14:textId="236EF73C">
      <w:pPr>
        <w:pStyle w:val="CommentText"/>
      </w:pPr>
      <w:r>
        <w:rPr>
          <w:rStyle w:val="CommentReference"/>
        </w:rPr>
        <w:annotationRef/>
      </w:r>
      <w:r w:rsidRPr="6116D14F" w:rsidR="2ABCCB97">
        <w:t>c'est quoi le scénario de test ?</w:t>
      </w:r>
    </w:p>
  </w:comment>
  <w:comment xmlns:w="http://schemas.openxmlformats.org/wordprocessingml/2006/main" w:initials="MD" w:author="Marjolaine DAVID" w:date="2026-09-02T16:02:12" w:id="1027808996">
    <w:p xmlns:w14="http://schemas.microsoft.com/office/word/2010/wordml" xmlns:w="http://schemas.openxmlformats.org/wordprocessingml/2006/main" w:rsidR="08D63C9F" w:rsidRDefault="1ED508D3" w14:paraId="6625175F" w14:textId="5270BC8B">
      <w:pPr>
        <w:pStyle w:val="CommentText"/>
      </w:pPr>
      <w:r>
        <w:rPr>
          <w:rStyle w:val="CommentReference"/>
        </w:rPr>
        <w:annotationRef/>
      </w:r>
      <w:r w:rsidRPr="07FA41CE" w:rsidR="531E3BF8">
        <w:t>Si je comprends bien :</w:t>
      </w:r>
    </w:p>
    <w:p xmlns:w14="http://schemas.microsoft.com/office/word/2010/wordml" xmlns:w="http://schemas.openxmlformats.org/wordprocessingml/2006/main" w:rsidR="07255485" w:rsidRDefault="5BD01607" w14:paraId="5DA3E55E" w14:textId="2984BF14">
      <w:pPr>
        <w:pStyle w:val="CommentText"/>
      </w:pPr>
      <w:r w:rsidRPr="38B58811" w:rsidR="20048F4B">
        <w:t>Le MVP sert de base pour le chiffrage et la comparaison des offres, l'enveloppe du MVP/lot 1 est figée mais son contenu reste évolutif</w:t>
      </w:r>
    </w:p>
    <w:p xmlns:w14="http://schemas.microsoft.com/office/word/2010/wordml" xmlns:w="http://schemas.openxmlformats.org/wordprocessingml/2006/main" w:rsidR="4677C453" w:rsidRDefault="28B8092C" w14:paraId="244E0874" w14:textId="17C4961F">
      <w:pPr>
        <w:pStyle w:val="CommentText"/>
      </w:pPr>
    </w:p>
    <w:p xmlns:w14="http://schemas.microsoft.com/office/word/2010/wordml" xmlns:w="http://schemas.openxmlformats.org/wordprocessingml/2006/main" w:rsidR="4431F484" w:rsidRDefault="0F18A5D6" w14:paraId="6F4445EB" w14:textId="62A80C6D">
      <w:pPr>
        <w:pStyle w:val="CommentText"/>
      </w:pPr>
      <w:r w:rsidRPr="37D6F4CE" w:rsidR="305726A0">
        <w:t xml:space="preserve">Le lot 2 est aussi chiffré par fonctionnalité : on peut donc modifier le périmètre / MVP en piochant dans le Lot 2 </w:t>
      </w:r>
    </w:p>
    <w:p xmlns:w14="http://schemas.microsoft.com/office/word/2010/wordml" xmlns:w="http://schemas.openxmlformats.org/wordprocessingml/2006/main" w:rsidR="459DCD38" w:rsidRDefault="1F05BE70" w14:paraId="64AA0765" w14:textId="5EDFEFD6">
      <w:pPr>
        <w:pStyle w:val="CommentText"/>
      </w:pPr>
    </w:p>
    <w:p xmlns:w14="http://schemas.microsoft.com/office/word/2010/wordml" xmlns:w="http://schemas.openxmlformats.org/wordprocessingml/2006/main" w:rsidR="25AF5C68" w:rsidRDefault="356E9A75" w14:paraId="339CFD48" w14:textId="369D4C37">
      <w:pPr>
        <w:pStyle w:val="CommentText"/>
      </w:pPr>
      <w:r w:rsidRPr="7D5A162B" w:rsidR="3971538B">
        <w:t>On peut aussi modifier le périmètre en ajoutant un fonctionnalité en aléa, ou en interchangeant des fonctionnalités avec leurs points d'effort ; et si ca rentre pas dans l'enveloppe d'aléa =&gt; avenant</w:t>
      </w:r>
    </w:p>
    <w:p xmlns:w14="http://schemas.microsoft.com/office/word/2010/wordml" xmlns:w="http://schemas.openxmlformats.org/wordprocessingml/2006/main" w:rsidR="1C4E127B" w:rsidRDefault="54616925" w14:paraId="361C3E14" w14:textId="7CAE542F">
      <w:pPr>
        <w:pStyle w:val="CommentText"/>
      </w:pPr>
    </w:p>
    <w:p xmlns:w14="http://schemas.microsoft.com/office/word/2010/wordml" xmlns:w="http://schemas.openxmlformats.org/wordprocessingml/2006/main" w:rsidR="1FC1A676" w:rsidRDefault="1865FF90" w14:paraId="38E14FF8" w14:textId="3F2AF65E">
      <w:pPr>
        <w:pStyle w:val="CommentText"/>
      </w:pPr>
      <w:r w:rsidRPr="1A1390E8" w:rsidR="35E55382">
        <w:t>Si c'est bien ça tu pourrais détailler rapidement ces différents cas de figure ?</w:t>
      </w:r>
    </w:p>
  </w:comment>
  <w:comment xmlns:w="http://schemas.openxmlformats.org/wordprocessingml/2006/main" w:initials="MD" w:author="Marjolaine DAVID" w:date="2026-09-02T16:04:26" w:id="1023013908">
    <w:p xmlns:w14="http://schemas.microsoft.com/office/word/2010/wordml" xmlns:w="http://schemas.openxmlformats.org/wordprocessingml/2006/main" w:rsidR="14410718" w:rsidRDefault="71EFAFED" w14:paraId="503BF418" w14:textId="131DC6CF">
      <w:pPr>
        <w:pStyle w:val="CommentText"/>
      </w:pPr>
      <w:r>
        <w:rPr>
          <w:rStyle w:val="CommentReference"/>
        </w:rPr>
        <w:annotationRef/>
      </w:r>
      <w:r w:rsidRPr="28C3CCCC" w:rsidR="34D6C711">
        <w:t>C'est celles qui seront dans le MVP ?</w:t>
      </w:r>
    </w:p>
  </w:comment>
  <w:comment xmlns:w="http://schemas.openxmlformats.org/wordprocessingml/2006/main" w:initials="MD" w:author="Marjolaine DAVID" w:date="2026-09-02T16:05:15" w:id="1460746416">
    <w:p xmlns:w14="http://schemas.microsoft.com/office/word/2010/wordml" xmlns:w="http://schemas.openxmlformats.org/wordprocessingml/2006/main" w:rsidR="7B3E2B1C" w:rsidRDefault="0BE43A3D" w14:paraId="103A6044" w14:textId="4D5223E6">
      <w:pPr>
        <w:pStyle w:val="CommentText"/>
      </w:pPr>
      <w:r>
        <w:rPr>
          <w:rStyle w:val="CommentReference"/>
        </w:rPr>
        <w:annotationRef/>
      </w:r>
      <w:r w:rsidRPr="4E169235" w:rsidR="42AC088C">
        <w:t>On garde le terme menaces plutôt que pressions ? (menaces = terme incorrect selon le penv de l'oeil)</w:t>
      </w:r>
    </w:p>
  </w:comment>
  <w:comment xmlns:w="http://schemas.openxmlformats.org/wordprocessingml/2006/main" w:initials="MD" w:author="Marjolaine DAVID" w:date="2026-09-02T16:05:31" w:id="1870055478">
    <w:p xmlns:w14="http://schemas.microsoft.com/office/word/2010/wordml" xmlns:w="http://schemas.openxmlformats.org/wordprocessingml/2006/main" w:rsidR="27BAEA7B" w:rsidRDefault="11F0A9FD" w14:paraId="0300F422" w14:textId="13EF9944">
      <w:pPr>
        <w:pStyle w:val="CommentText"/>
      </w:pPr>
      <w:r>
        <w:rPr>
          <w:rStyle w:val="CommentReference"/>
        </w:rPr>
        <w:annotationRef/>
      </w:r>
      <w:r w:rsidRPr="6E9A2AF0" w:rsidR="78989A1B">
        <w:t>pb référence</w:t>
      </w:r>
    </w:p>
  </w:comment>
  <w:comment xmlns:w="http://schemas.openxmlformats.org/wordprocessingml/2006/main" w:initials="MD" w:author="Marjolaine DAVID" w:date="2026-09-02T16:08:06" w:id="587743481">
    <w:p xmlns:w14="http://schemas.microsoft.com/office/word/2010/wordml" xmlns:w="http://schemas.openxmlformats.org/wordprocessingml/2006/main" w:rsidR="3D2C8986" w:rsidRDefault="70E40574" w14:paraId="177EF36C" w14:textId="0E0CE9A0">
      <w:pPr>
        <w:pStyle w:val="CommentText"/>
      </w:pPr>
      <w:r>
        <w:rPr>
          <w:rStyle w:val="CommentReference"/>
        </w:rPr>
        <w:annotationRef/>
      </w:r>
      <w:r w:rsidRPr="68428F15" w:rsidR="269748C6">
        <w:t>pb ref</w:t>
      </w:r>
    </w:p>
  </w:comment>
  <w:comment xmlns:w="http://schemas.openxmlformats.org/wordprocessingml/2006/main" w:initials="MD" w:author="Marjolaine DAVID" w:date="2026-09-02T16:15:15" w:id="591057693">
    <w:p xmlns:w14="http://schemas.microsoft.com/office/word/2010/wordml" xmlns:w="http://schemas.openxmlformats.org/wordprocessingml/2006/main" w:rsidR="0EC8E88D" w:rsidRDefault="5FE0FDFC" w14:paraId="317318C0" w14:textId="312E3AC6">
      <w:pPr>
        <w:pStyle w:val="CommentText"/>
      </w:pPr>
      <w:r>
        <w:rPr>
          <w:rStyle w:val="CommentReference"/>
        </w:rPr>
        <w:annotationRef/>
      </w:r>
      <w:r w:rsidRPr="47E7DAD1" w:rsidR="61A50B22">
        <w:t>La distinction est intéressante admin data et admin plateforme mais ce sera l'OEIL qui aura toujours ces 2 profils.</w:t>
      </w:r>
    </w:p>
    <w:p xmlns:w14="http://schemas.microsoft.com/office/word/2010/wordml" xmlns:w="http://schemas.openxmlformats.org/wordprocessingml/2006/main" w:rsidR="1EE8CC82" w:rsidRDefault="31CD9419" w14:paraId="4F6911A0" w14:textId="60C91F55">
      <w:pPr>
        <w:pStyle w:val="CommentText"/>
      </w:pPr>
      <w:r w:rsidRPr="58204A93" w:rsidR="04577726">
        <w:t>Ca vaut quand même le coup de faire 2 profils ?</w:t>
      </w:r>
    </w:p>
  </w:comment>
  <w:comment xmlns:w="http://schemas.openxmlformats.org/wordprocessingml/2006/main" w:initials="MD" w:author="Marjolaine DAVID" w:date="2026-09-03T09:03:31" w:id="1003324664">
    <w:p xmlns:w14="http://schemas.microsoft.com/office/word/2010/wordml" xmlns:w="http://schemas.openxmlformats.org/wordprocessingml/2006/main" w:rsidR="53E10032" w:rsidRDefault="2290B884" w14:paraId="55D11754" w14:textId="0772FFDC">
      <w:pPr>
        <w:pStyle w:val="CommentText"/>
      </w:pPr>
      <w:r>
        <w:rPr>
          <w:rStyle w:val="CommentReference"/>
        </w:rPr>
        <w:annotationRef/>
      </w:r>
      <w:r w:rsidRPr="2600F22B" w:rsidR="2A26DEC8">
        <w:t>Sous partie 7.1 ?</w:t>
      </w:r>
    </w:p>
  </w:comment>
  <w:comment xmlns:w="http://schemas.openxmlformats.org/wordprocessingml/2006/main" w:initials="MD" w:author="Marjolaine DAVID" w:date="2026-09-03T09:06:28" w:id="121183428">
    <w:p xmlns:w14="http://schemas.microsoft.com/office/word/2010/wordml" xmlns:w="http://schemas.openxmlformats.org/wordprocessingml/2006/main" w:rsidR="4CCBC9AB" w:rsidRDefault="617E6D80" w14:paraId="001E1EE1" w14:textId="2B9262C3">
      <w:pPr>
        <w:pStyle w:val="CommentText"/>
      </w:pPr>
      <w:r>
        <w:rPr>
          <w:rStyle w:val="CommentReference"/>
        </w:rPr>
        <w:annotationRef/>
      </w:r>
      <w:r w:rsidRPr="1797C61B" w:rsidR="67A95ECA">
        <w:t>Pas structuré en sous parties comme les autres epics : c'est normal ?</w:t>
      </w:r>
    </w:p>
  </w:comment>
  <w:comment xmlns:w="http://schemas.openxmlformats.org/wordprocessingml/2006/main" w:initials="MD" w:author="Marjolaine DAVID" w:date="2026-09-03T09:40:19" w:id="2059218774">
    <w:p xmlns:w14="http://schemas.microsoft.com/office/word/2010/wordml" xmlns:w="http://schemas.openxmlformats.org/wordprocessingml/2006/main" w:rsidR="56517052" w:rsidRDefault="76B2D1EB" w14:paraId="32ED61BD" w14:textId="596C57B1">
      <w:pPr>
        <w:pStyle w:val="CommentText"/>
      </w:pPr>
      <w:r>
        <w:rPr>
          <w:rStyle w:val="CommentReference"/>
        </w:rPr>
        <w:annotationRef/>
      </w:r>
      <w:r w:rsidRPr="732C4668" w:rsidR="65C96273">
        <w:t>pb ref</w:t>
      </w:r>
    </w:p>
  </w:comment>
  <w:comment xmlns:w="http://schemas.openxmlformats.org/wordprocessingml/2006/main" w:initials="MD" w:author="Marjolaine DAVID" w:date="2026-09-04T12:21:59" w:id="2015163039">
    <w:p xmlns:w14="http://schemas.microsoft.com/office/word/2010/wordml" xmlns:w="http://schemas.openxmlformats.org/wordprocessingml/2006/main" w:rsidR="5AE4A705" w:rsidRDefault="2BF58C7B" w14:paraId="358D5627" w14:textId="6B68D3DC">
      <w:pPr>
        <w:pStyle w:val="CommentText"/>
      </w:pPr>
      <w:r>
        <w:rPr>
          <w:rStyle w:val="CommentReference"/>
        </w:rPr>
        <w:annotationRef/>
      </w:r>
      <w:r w:rsidRPr="6DA7D034" w:rsidR="43BD35CB">
        <w:t>ce sera codé en dur je pense pas administré</w:t>
      </w:r>
    </w:p>
  </w:comment>
  <w:comment xmlns:w="http://schemas.openxmlformats.org/wordprocessingml/2006/main" w:initials="MD" w:author="Marjolaine DAVID" w:date="2026-09-04T12:28:13" w:id="176102727">
    <w:p xmlns:w14="http://schemas.microsoft.com/office/word/2010/wordml" xmlns:w="http://schemas.openxmlformats.org/wordprocessingml/2006/main" w:rsidR="21536B84" w:rsidRDefault="4A2B7512" w14:paraId="4E4117DF" w14:textId="4F831DAC">
      <w:pPr>
        <w:pStyle w:val="CommentText"/>
      </w:pPr>
      <w:r>
        <w:rPr>
          <w:rStyle w:val="CommentReference"/>
        </w:rPr>
        <w:annotationRef/>
      </w:r>
      <w:r w:rsidRPr="5F8B35BC" w:rsidR="0E6B1236">
        <w:t>Je te remets le commentaire que je t'ai fait dans le backlog :</w:t>
      </w:r>
    </w:p>
    <w:p xmlns:w14="http://schemas.microsoft.com/office/word/2010/wordml" xmlns:w="http://schemas.openxmlformats.org/wordprocessingml/2006/main" w:rsidR="1E808844" w:rsidRDefault="288BA942" w14:paraId="7C18FE1C" w14:textId="1641BD12">
      <w:pPr>
        <w:pStyle w:val="CommentText"/>
      </w:pPr>
    </w:p>
    <w:p xmlns:w14="http://schemas.microsoft.com/office/word/2010/wordml" xmlns:w="http://schemas.openxmlformats.org/wordprocessingml/2006/main" w:rsidR="0833811C" w:rsidRDefault="1CAB7C56" w14:paraId="4F5C9B96" w14:textId="5068A7B8">
      <w:pPr>
        <w:pStyle w:val="CommentText"/>
      </w:pPr>
      <w:r w:rsidRPr="19C81AF6" w:rsidR="6A2D438F">
        <w:t>L'import de fichiers semble intéressante pour l'automatisation (pour jeux de données qui n'ont pas d'API et transmis directement par les partenaires)</w:t>
      </w:r>
    </w:p>
    <w:p xmlns:w14="http://schemas.microsoft.com/office/word/2010/wordml" xmlns:w="http://schemas.openxmlformats.org/wordprocessingml/2006/main" w:rsidR="195BD8AA" w:rsidRDefault="2E36C87E" w14:paraId="06D0580D" w14:textId="29F921FE">
      <w:pPr>
        <w:pStyle w:val="CommentText"/>
      </w:pPr>
      <w:r w:rsidRPr="3A7F0C73" w:rsidR="16317736">
        <w:t>Mais compliqué à mettre en place dans une v1 selon moi : on ne sait pas encore à quoi vont ressembler leurs fichiers et s'ils auront la même structure à chaque maj... Et à part pour l'automatisation l'import ne me parait pas utile. je mettrais en lot 2.</w:t>
      </w:r>
    </w:p>
  </w:comment>
  <w:comment xmlns:w="http://schemas.openxmlformats.org/wordprocessingml/2006/main" w:initials="MD" w:author="Marjolaine DAVID" w:date="2026-09-04T12:30:28" w:id="289829657">
    <w:p xmlns:w14="http://schemas.microsoft.com/office/word/2010/wordml" xmlns:w="http://schemas.openxmlformats.org/wordprocessingml/2006/main" w:rsidR="2B8A73DC" w:rsidRDefault="6C2F13CF" w14:paraId="4409445F" w14:textId="57B2C874">
      <w:pPr>
        <w:pStyle w:val="CommentText"/>
      </w:pPr>
      <w:r>
        <w:rPr>
          <w:rStyle w:val="CommentReference"/>
        </w:rPr>
        <w:annotationRef/>
      </w:r>
      <w:r w:rsidRPr="2EA95CFF" w:rsidR="1A52B04D">
        <w:t>Je comprends pas pourquoi on distingue cet EPIC du précédant qui concerne les APi</w:t>
      </w:r>
    </w:p>
  </w:comment>
  <w:comment xmlns:w="http://schemas.openxmlformats.org/wordprocessingml/2006/main" w:initials="MD" w:author="Marjolaine DAVID" w:date="2026-09-04T12:33:15" w:id="566759447">
    <w:p xmlns:w14="http://schemas.microsoft.com/office/word/2010/wordml" xmlns:w="http://schemas.openxmlformats.org/wordprocessingml/2006/main" w:rsidR="64F62C60" w:rsidRDefault="3A72C8F2" w14:paraId="4D725510" w14:textId="634C0029">
      <w:pPr>
        <w:pStyle w:val="CommentText"/>
      </w:pPr>
      <w:r>
        <w:rPr>
          <w:rStyle w:val="CommentReference"/>
        </w:rPr>
        <w:annotationRef/>
      </w:r>
      <w:r w:rsidRPr="0EE9D82B" w:rsidR="5187DE81">
        <w:t>simplifier les differents points qui  se recoupent:</w:t>
      </w:r>
    </w:p>
    <w:p xmlns:w14="http://schemas.microsoft.com/office/word/2010/wordml" xmlns:w="http://schemas.openxmlformats.org/wordprocessingml/2006/main" w:rsidR="639FB022" w:rsidRDefault="11EA8182" w14:paraId="4F7D4145" w14:textId="10993B9E">
      <w:pPr>
        <w:pStyle w:val="CommentText"/>
      </w:pPr>
    </w:p>
    <w:p xmlns:w14="http://schemas.microsoft.com/office/word/2010/wordml" xmlns:w="http://schemas.openxmlformats.org/wordprocessingml/2006/main" w:rsidR="100C3663" w:rsidRDefault="537F3828" w14:paraId="7E5517C4" w14:textId="28AAAB63">
      <w:pPr>
        <w:pStyle w:val="CommentText"/>
      </w:pPr>
      <w:r w:rsidRPr="39FE6A20" w:rsidR="7A5EB9CE">
        <w:t>la journalisation et le suivi des opérations d'ingestion : statut (succes/echec), indicateurs de perf (temps de traitement,..), volumetrie</w:t>
      </w:r>
    </w:p>
  </w:comment>
</w:comments>
</file>

<file path=word/commentsExtended.xml><?xml version="1.0" encoding="utf-8"?>
<w15:commentsEx xmlns:mc="http://schemas.openxmlformats.org/markup-compatibility/2006" xmlns:w15="http://schemas.microsoft.com/office/word/2012/wordml" mc:Ignorable="w15">
  <w15:commentEx w15:done="0" w15:paraId="61B299F3"/>
  <w15:commentEx w15:done="0" w15:paraId="16BF7A45" w15:paraIdParent="61B299F3"/>
  <w15:commentEx w15:done="0" w15:paraId="1F520AAF"/>
  <w15:commentEx w15:done="0" w15:paraId="4C66A867"/>
  <w15:commentEx w15:done="0" w15:paraId="27179B82"/>
  <w15:commentEx w15:done="0" w15:paraId="4C634FD4"/>
  <w15:commentEx w15:done="0" w15:paraId="6CBA126F"/>
  <w15:commentEx w15:done="0" w15:paraId="38E14FF8"/>
  <w15:commentEx w15:done="0" w15:paraId="503BF418"/>
  <w15:commentEx w15:done="0" w15:paraId="103A6044"/>
  <w15:commentEx w15:done="0" w15:paraId="0300F422"/>
  <w15:commentEx w15:done="0" w15:paraId="177EF36C"/>
  <w15:commentEx w15:done="0" w15:paraId="4F6911A0"/>
  <w15:commentEx w15:done="0" w15:paraId="55D11754"/>
  <w15:commentEx w15:done="0" w15:paraId="001E1EE1"/>
  <w15:commentEx w15:done="0" w15:paraId="32ED61BD"/>
  <w15:commentEx w15:done="0" w15:paraId="358D5627"/>
  <w15:commentEx w15:done="0" w15:paraId="06D0580D"/>
  <w15:commentEx w15:done="0" w15:paraId="4409445F"/>
  <w15:commentEx w15:done="0" w15:paraId="7E5517C4"/>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DF81E6C" w16cex:dateUtc="2026-09-02T03:32:00.37Z"/>
  <w16cex:commentExtensible w16cex:durableId="5996091C" w16cex:dateUtc="2026-09-02T03:36:40.675Z"/>
  <w16cex:commentExtensible w16cex:durableId="52200D78" w16cex:dateUtc="2026-09-02T03:39:43.415Z"/>
  <w16cex:commentExtensible w16cex:durableId="2A7E7CFF" w16cex:dateUtc="2026-09-02T04:04:32.092Z"/>
  <w16cex:commentExtensible w16cex:durableId="339FA0A9" w16cex:dateUtc="2026-09-02T04:30:44.052Z"/>
  <w16cex:commentExtensible w16cex:durableId="5FC7B5ED" w16cex:dateUtc="2026-09-02T04:32:07.461Z"/>
  <w16cex:commentExtensible w16cex:durableId="157AB382" w16cex:dateUtc="2026-09-02T04:45:19.443Z"/>
  <w16cex:commentExtensible w16cex:durableId="678DAF42" w16cex:dateUtc="2026-09-02T05:02:12.038Z"/>
  <w16cex:commentExtensible w16cex:durableId="2EEB740B" w16cex:dateUtc="2026-09-02T05:04:26.88Z"/>
  <w16cex:commentExtensible w16cex:durableId="2CAF9CD4" w16cex:dateUtc="2026-09-02T05:05:15.234Z"/>
  <w16cex:commentExtensible w16cex:durableId="68BF0641" w16cex:dateUtc="2026-09-02T05:05:31.27Z"/>
  <w16cex:commentExtensible w16cex:durableId="0D891B04" w16cex:dateUtc="2026-09-02T05:08:06.107Z"/>
  <w16cex:commentExtensible w16cex:durableId="640EB8E0" w16cex:dateUtc="2026-09-02T05:15:15.761Z"/>
  <w16cex:commentExtensible w16cex:durableId="13244756" w16cex:dateUtc="2026-09-02T22:03:31.104Z"/>
  <w16cex:commentExtensible w16cex:durableId="5990DE5E" w16cex:dateUtc="2026-09-02T22:06:28.795Z"/>
  <w16cex:commentExtensible w16cex:durableId="345F3DE7" w16cex:dateUtc="2026-09-02T22:40:19.118Z"/>
  <w16cex:commentExtensible w16cex:durableId="612328C2" w16cex:dateUtc="2026-09-04T01:21:59.463Z"/>
  <w16cex:commentExtensible w16cex:durableId="78345838" w16cex:dateUtc="2026-09-04T01:28:13.479Z"/>
  <w16cex:commentExtensible w16cex:durableId="61BC5C2A" w16cex:dateUtc="2026-09-04T01:30:28.869Z"/>
  <w16cex:commentExtensible w16cex:durableId="313D3DDC" w16cex:dateUtc="2026-09-04T01:33:15.308Z"/>
</w16cex:commentsExtensible>
</file>

<file path=word/commentsIds.xml><?xml version="1.0" encoding="utf-8"?>
<w16cid:commentsIds xmlns:mc="http://schemas.openxmlformats.org/markup-compatibility/2006" xmlns:w16cid="http://schemas.microsoft.com/office/word/2016/wordml/cid" mc:Ignorable="w16cid">
  <w16cid:commentId w16cid:paraId="61B299F3" w16cid:durableId="2DF81E6C"/>
  <w16cid:commentId w16cid:paraId="16BF7A45" w16cid:durableId="5996091C"/>
  <w16cid:commentId w16cid:paraId="1F520AAF" w16cid:durableId="52200D78"/>
  <w16cid:commentId w16cid:paraId="4C66A867" w16cid:durableId="2A7E7CFF"/>
  <w16cid:commentId w16cid:paraId="27179B82" w16cid:durableId="339FA0A9"/>
  <w16cid:commentId w16cid:paraId="4C634FD4" w16cid:durableId="5FC7B5ED"/>
  <w16cid:commentId w16cid:paraId="6CBA126F" w16cid:durableId="157AB382"/>
  <w16cid:commentId w16cid:paraId="38E14FF8" w16cid:durableId="678DAF42"/>
  <w16cid:commentId w16cid:paraId="503BF418" w16cid:durableId="2EEB740B"/>
  <w16cid:commentId w16cid:paraId="103A6044" w16cid:durableId="2CAF9CD4"/>
  <w16cid:commentId w16cid:paraId="0300F422" w16cid:durableId="68BF0641"/>
  <w16cid:commentId w16cid:paraId="177EF36C" w16cid:durableId="0D891B04"/>
  <w16cid:commentId w16cid:paraId="4F6911A0" w16cid:durableId="640EB8E0"/>
  <w16cid:commentId w16cid:paraId="55D11754" w16cid:durableId="13244756"/>
  <w16cid:commentId w16cid:paraId="001E1EE1" w16cid:durableId="5990DE5E"/>
  <w16cid:commentId w16cid:paraId="32ED61BD" w16cid:durableId="345F3DE7"/>
  <w16cid:commentId w16cid:paraId="358D5627" w16cid:durableId="612328C2"/>
  <w16cid:commentId w16cid:paraId="06D0580D" w16cid:durableId="78345838"/>
  <w16cid:commentId w16cid:paraId="4409445F" w16cid:durableId="61BC5C2A"/>
  <w16cid:commentId w16cid:paraId="7E5517C4" w16cid:durableId="313D3DDC"/>
</w16cid:commentsId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Palatino Linotype">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xmlns:w="http://schemas.openxmlformats.org/wordprocessingml/2006/main" w:abstractNumId="200">
    <w:nsid w:val="229c23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1">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626e2288"/>
  </w:abstractNum>
  <w:abstractNum w:abstractNumId="2">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71116e53"/>
  </w:abstractNum>
  <w:abstractNum w:abstractNumId="3">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2d9b7b01"/>
  </w:abstractNum>
  <w:abstractNum w:abstractNumId="4">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2bf0ba00"/>
  </w:abstractNum>
  <w:abstractNum w:abstractNumId="5">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2bf275b2"/>
  </w:abstractNum>
  <w:abstractNum w:abstractNumId="6">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73375147"/>
  </w:abstractNum>
  <w:abstractNum w:abstractNumId="7">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58c2480e"/>
  </w:abstractNum>
  <w:abstractNum w:abstractNumId="8">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6702131e"/>
  </w:abstractNum>
  <w:abstractNum w:abstractNumId="9">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b8df31d"/>
  </w:abstractNum>
  <w:abstractNum w:abstractNumId="10">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65d4002c"/>
  </w:abstractNum>
  <w:abstractNum w:abstractNumId="11">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62ad31c6"/>
  </w:abstractNum>
  <w:abstractNum w:abstractNumId="12">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63b3073d"/>
  </w:abstractNum>
  <w:abstractNum w:abstractNumId="13">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2a292639"/>
  </w:abstractNum>
  <w:abstractNum w:abstractNumId="14">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2dee2898"/>
  </w:abstractNum>
  <w:abstractNum w:abstractNumId="15">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7ea25fd6"/>
  </w:abstractNum>
  <w:abstractNum w:abstractNumId="16">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35d93d2b"/>
  </w:abstractNum>
  <w:abstractNum w:abstractNumId="17">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26c8f444"/>
  </w:abstractNum>
  <w:abstractNum w:abstractNumId="18">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477ba2ea"/>
  </w:abstractNum>
  <w:abstractNum w:abstractNumId="19">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1bda282e"/>
  </w:abstractNum>
  <w:abstractNum w:abstractNumId="20">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622d38fe"/>
  </w:abstractNum>
  <w:abstractNum w:abstractNumId="21">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1c216ce3"/>
  </w:abstractNum>
  <w:abstractNum w:abstractNumId="22">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22e191d8"/>
  </w:abstractNum>
  <w:abstractNum w:abstractNumId="23">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56d7e2a5"/>
  </w:abstractNum>
  <w:abstractNum w:abstractNumId="24">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2f063be0"/>
  </w:abstractNum>
  <w:abstractNum w:abstractNumId="25">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1004e90e"/>
  </w:abstractNum>
  <w:abstractNum w:abstractNumId="26">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2c1be396"/>
  </w:abstractNum>
  <w:abstractNum w:abstractNumId="27">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7d798924"/>
  </w:abstractNum>
  <w:abstractNum w:abstractNumId="28">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24339686"/>
  </w:abstractNum>
  <w:abstractNum w:abstractNumId="29">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7ce74a95"/>
  </w:abstractNum>
  <w:abstractNum w:abstractNumId="30">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2d3b2c"/>
  </w:abstractNum>
  <w:abstractNum w:abstractNumId="31">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773f04b4"/>
  </w:abstractNum>
  <w:abstractNum w:abstractNumId="32">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680062d4"/>
  </w:abstractNum>
  <w:abstractNum w:abstractNumId="33">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6b0eadc0"/>
  </w:abstractNum>
  <w:abstractNum w:abstractNumId="34">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40e6a264"/>
  </w:abstractNum>
  <w:abstractNum w:abstractNumId="35">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7f38d16f"/>
  </w:abstractNum>
  <w:abstractNum w:abstractNumId="36">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928d115"/>
  </w:abstractNum>
  <w:abstractNum w:abstractNumId="37">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360fc4db"/>
  </w:abstractNum>
  <w:abstractNum w:abstractNumId="38">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6fa3d75f"/>
  </w:abstractNum>
  <w:abstractNum w:abstractNumId="39">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6ec99aaf"/>
  </w:abstractNum>
  <w:abstractNum w:abstractNumId="40">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6f538257"/>
  </w:abstractNum>
  <w:abstractNum w:abstractNumId="41">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145108b0"/>
  </w:abstractNum>
  <w:abstractNum w:abstractNumId="42">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5d729d39"/>
  </w:abstractNum>
  <w:abstractNum w:abstractNumId="43">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2765611f"/>
  </w:abstractNum>
  <w:abstractNum w:abstractNumId="44">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3c641e25"/>
  </w:abstractNum>
  <w:abstractNum w:abstractNumId="45">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1fce48a6"/>
  </w:abstractNum>
  <w:abstractNum w:abstractNumId="46">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7dbe30cd"/>
  </w:abstractNum>
  <w:abstractNum w:abstractNumId="47">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2f8ccd69"/>
  </w:abstractNum>
  <w:abstractNum w:abstractNumId="48">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58d69285"/>
  </w:abstractNum>
  <w:abstractNum w:abstractNumId="49">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2e7a0bc9"/>
  </w:abstractNum>
  <w:abstractNum w:abstractNumId="50">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254ec96e"/>
  </w:abstractNum>
  <w:abstractNum w:abstractNumId="51">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4d3228e"/>
  </w:abstractNum>
  <w:abstractNum w:abstractNumId="52">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a60672a"/>
  </w:abstractNum>
  <w:abstractNum w:abstractNumId="53">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5e8d1cf5"/>
  </w:abstractNum>
  <w:abstractNum w:abstractNumId="54">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6b9b6273"/>
  </w:abstractNum>
  <w:abstractNum w:abstractNumId="55">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38aab4a5"/>
  </w:abstractNum>
  <w:abstractNum w:abstractNumId="56">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4df8af88"/>
  </w:abstractNum>
  <w:abstractNum w:abstractNumId="57">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3024644a"/>
  </w:abstractNum>
  <w:abstractNum w:abstractNumId="58">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30122c65"/>
  </w:abstractNum>
  <w:abstractNum w:abstractNumId="59">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5438a0d4"/>
  </w:abstractNum>
  <w:abstractNum w:abstractNumId="60">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2eaab515"/>
  </w:abstractNum>
  <w:abstractNum w:abstractNumId="61">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571b55f9"/>
  </w:abstractNum>
  <w:abstractNum w:abstractNumId="62">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4e041d11"/>
  </w:abstractNum>
  <w:abstractNum w:abstractNumId="63">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57a03cc4"/>
  </w:abstractNum>
  <w:abstractNum w:abstractNumId="64">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3ddc9737"/>
  </w:abstractNum>
  <w:abstractNum w:abstractNumId="65">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7ab87b04"/>
  </w:abstractNum>
  <w:abstractNum w:abstractNumId="66">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71db4bd6"/>
  </w:abstractNum>
  <w:abstractNum w:abstractNumId="67">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23bb15e4"/>
  </w:abstractNum>
  <w:abstractNum w:abstractNumId="68">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45c4bf68"/>
  </w:abstractNum>
  <w:abstractNum w:abstractNumId="69">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4db331cc"/>
  </w:abstractNum>
  <w:abstractNum w:abstractNumId="70">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97c48e0"/>
  </w:abstractNum>
  <w:abstractNum w:abstractNumId="71">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24e628e1"/>
  </w:abstractNum>
  <w:abstractNum w:abstractNumId="72">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2c0ffe14"/>
  </w:abstractNum>
  <w:abstractNum w:abstractNumId="73">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185bc19c"/>
  </w:abstractNum>
  <w:abstractNum w:abstractNumId="74">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1b8e59"/>
  </w:abstractNum>
  <w:abstractNum w:abstractNumId="75">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179d771c"/>
  </w:abstractNum>
  <w:abstractNum w:abstractNumId="76">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nsid w:val="439413b4"/>
  </w:abstractNum>
  <w:abstractNum w:abstractNumId="77">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nsid w:val="51a9ba13"/>
  </w:abstractNum>
  <w:abstractNum w:abstractNumId="78">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nsid w:val="70de48f5"/>
  </w:abstractNum>
  <w:abstractNum w:abstractNumId="79">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nsid w:val="1b5e5474"/>
  </w:abstractNum>
  <w:abstractNum w:abstractNumId="80">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nsid w:val="762e227c"/>
  </w:abstractNum>
  <w:abstractNum w:abstractNumId="81">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72b6f2ac"/>
  </w:abstractNum>
  <w:abstractNum w:abstractNumId="82">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1dc8422b"/>
  </w:abstractNum>
  <w:abstractNum w:abstractNumId="83">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2c8899f1"/>
  </w:abstractNum>
  <w:abstractNum w:abstractNumId="84">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bca383d"/>
  </w:abstractNum>
  <w:abstractNum w:abstractNumId="85">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c21777a"/>
  </w:abstractNum>
  <w:abstractNum w:abstractNumId="86">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49e5dc7e"/>
  </w:abstractNum>
  <w:abstractNum w:abstractNumId="87">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12c4a9d3"/>
  </w:abstractNum>
  <w:abstractNum w:abstractNumId="88">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6c4e8f89"/>
  </w:abstractNum>
  <w:abstractNum w:abstractNumId="89">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5a5c1339"/>
  </w:abstractNum>
  <w:abstractNum w:abstractNumId="90">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7ec9b22c"/>
  </w:abstractNum>
  <w:abstractNum w:abstractNumId="91">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7147b05a"/>
  </w:abstractNum>
  <w:abstractNum w:abstractNumId="92">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7bcc366f"/>
  </w:abstractNum>
  <w:abstractNum w:abstractNumId="93">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67149b94"/>
  </w:abstractNum>
  <w:abstractNum w:abstractNumId="94">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11df6b2f"/>
  </w:abstractNum>
  <w:abstractNum w:abstractNumId="95">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7d148cbb"/>
  </w:abstractNum>
  <w:abstractNum w:abstractNumId="96">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463dc70c"/>
  </w:abstractNum>
  <w:abstractNum w:abstractNumId="97">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44e767a0"/>
  </w:abstractNum>
  <w:abstractNum w:abstractNumId="98">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24c03e5d"/>
  </w:abstractNum>
  <w:abstractNum w:abstractNumId="99">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3ba31d87"/>
  </w:abstractNum>
  <w:abstractNum w:abstractNumId="100">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70d7bb39"/>
  </w:abstractNum>
  <w:abstractNum w:abstractNumId="101">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71d8a4f1"/>
  </w:abstractNum>
  <w:abstractNum w:abstractNumId="102">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1ef61a95"/>
  </w:abstractNum>
  <w:abstractNum w:abstractNumId="103">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42d92186"/>
  </w:abstractNum>
  <w:abstractNum w:abstractNumId="104">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51c192ea"/>
  </w:abstractNum>
  <w:abstractNum w:abstractNumId="105">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4db31dbe"/>
  </w:abstractNum>
  <w:abstractNum w:abstractNumId="106">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153a8765"/>
  </w:abstractNum>
  <w:abstractNum w:abstractNumId="107">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258df3f5"/>
  </w:abstractNum>
  <w:abstractNum w:abstractNumId="108">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43753c16"/>
  </w:abstractNum>
  <w:abstractNum w:abstractNumId="109">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288cc071"/>
  </w:abstractNum>
  <w:abstractNum w:abstractNumId="110">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2e2052af"/>
  </w:abstractNum>
  <w:abstractNum w:abstractNumId="111">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389133d4"/>
  </w:abstractNum>
  <w:abstractNum w:abstractNumId="112">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2985c11d"/>
  </w:abstractNum>
  <w:abstractNum w:abstractNumId="113">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cd680c"/>
  </w:abstractNum>
  <w:abstractNum w:abstractNumId="114">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46f67d47"/>
  </w:abstractNum>
  <w:abstractNum w:abstractNumId="115">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37e97335"/>
  </w:abstractNum>
  <w:abstractNum w:abstractNumId="116">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e2f7dca"/>
  </w:abstractNum>
  <w:abstractNum w:abstractNumId="117">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575ac732"/>
  </w:abstractNum>
  <w:abstractNum w:abstractNumId="118">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26763386"/>
  </w:abstractNum>
  <w:abstractNum w:abstractNumId="119">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6a2425e9"/>
  </w:abstractNum>
  <w:abstractNum w:abstractNumId="120">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29583d61"/>
  </w:abstractNum>
  <w:abstractNum w:abstractNumId="121">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2a6bfa9c"/>
  </w:abstractNum>
  <w:abstractNum w:abstractNumId="122">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439e8abe"/>
  </w:abstractNum>
  <w:abstractNum w:abstractNumId="123">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33d18a61"/>
  </w:abstractNum>
  <w:abstractNum w:abstractNumId="124">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71faa311"/>
  </w:abstractNum>
  <w:abstractNum w:abstractNumId="125">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13fdd596"/>
  </w:abstractNum>
  <w:abstractNum w:abstractNumId="126">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4348cead"/>
  </w:abstractNum>
  <w:abstractNum w:abstractNumId="127">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3a024d2a"/>
  </w:abstractNum>
  <w:abstractNum w:abstractNumId="128">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5b9f5a41"/>
  </w:abstractNum>
  <w:abstractNum w:abstractNumId="129">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1f2f3bf9"/>
  </w:abstractNum>
  <w:abstractNum w:abstractNumId="130">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33b0e88c"/>
  </w:abstractNum>
  <w:abstractNum w:abstractNumId="131">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59423b63"/>
  </w:abstractNum>
  <w:abstractNum w:abstractNumId="132">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2e33376d"/>
  </w:abstractNum>
  <w:abstractNum w:abstractNumId="133">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1b86e9bf"/>
  </w:abstractNum>
  <w:abstractNum w:abstractNumId="134">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67b57ac3"/>
  </w:abstractNum>
  <w:abstractNum w:abstractNumId="135">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2d24e8cf"/>
  </w:abstractNum>
  <w:abstractNum w:abstractNumId="136">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3c6532dc"/>
  </w:abstractNum>
  <w:abstractNum w:abstractNumId="137">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6b66b9ad"/>
  </w:abstractNum>
  <w:abstractNum w:abstractNumId="138">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1b931f44"/>
  </w:abstractNum>
  <w:abstractNum w:abstractNumId="139">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7afa13a"/>
  </w:abstractNum>
  <w:abstractNum w:abstractNumId="140">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12707010"/>
  </w:abstractNum>
  <w:abstractNum w:abstractNumId="141">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a075dba"/>
  </w:abstractNum>
  <w:abstractNum w:abstractNumId="142">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433d6e19"/>
  </w:abstractNum>
  <w:abstractNum w:abstractNumId="143">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690f1a71"/>
  </w:abstractNum>
  <w:abstractNum w:abstractNumId="144">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3356b0f0"/>
  </w:abstractNum>
  <w:abstractNum w:abstractNumId="145">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46af743"/>
  </w:abstractNum>
  <w:abstractNum w:abstractNumId="146">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45596036"/>
  </w:abstractNum>
  <w:abstractNum w:abstractNumId="147">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23cf3446"/>
  </w:abstractNum>
  <w:abstractNum w:abstractNumId="148">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7cc43803"/>
  </w:abstractNum>
  <w:abstractNum w:abstractNumId="149">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49166803"/>
  </w:abstractNum>
  <w:abstractNum w:abstractNumId="150">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487bee43"/>
  </w:abstractNum>
  <w:abstractNum w:abstractNumId="151">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ed05c0f"/>
  </w:abstractNum>
  <w:abstractNum w:abstractNumId="152">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34f0deeb"/>
  </w:abstractNum>
  <w:abstractNum w:abstractNumId="153">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75f2c2a2"/>
  </w:abstractNum>
  <w:abstractNum w:abstractNumId="154">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335e9b5"/>
  </w:abstractNum>
  <w:abstractNum w:abstractNumId="155">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23f2898e"/>
  </w:abstractNum>
  <w:abstractNum w:abstractNumId="156">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37ab25d5"/>
  </w:abstractNum>
  <w:abstractNum w:abstractNumId="157">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19676e2"/>
  </w:abstractNum>
  <w:abstractNum w:abstractNumId="158">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c57da6b"/>
  </w:abstractNum>
  <w:abstractNum w:abstractNumId="159">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2bd00962"/>
  </w:abstractNum>
  <w:abstractNum w:abstractNumId="160">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7e889600"/>
  </w:abstractNum>
  <w:abstractNum w:abstractNumId="161">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6a4adb27"/>
  </w:abstractNum>
  <w:abstractNum w:abstractNumId="162">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5417d7dc"/>
  </w:abstractNum>
  <w:abstractNum w:abstractNumId="163">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544f1cb5"/>
  </w:abstractNum>
  <w:abstractNum w:abstractNumId="164">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2d2ec9c3"/>
  </w:abstractNum>
  <w:abstractNum w:abstractNumId="165">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4dd41f09"/>
  </w:abstractNum>
  <w:abstractNum w:abstractNumId="166">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5daca97c"/>
  </w:abstractNum>
  <w:abstractNum w:abstractNumId="167">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553827ad"/>
  </w:abstractNum>
  <w:abstractNum w:abstractNumId="168">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72426be8"/>
  </w:abstractNum>
  <w:abstractNum w:abstractNumId="169">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3826621b"/>
  </w:abstractNum>
  <w:abstractNum w:abstractNumId="170">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1d44ca34"/>
  </w:abstractNum>
  <w:abstractNum w:abstractNumId="171">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7077180"/>
  </w:abstractNum>
  <w:abstractNum w:abstractNumId="172">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4a7e167a"/>
  </w:abstractNum>
  <w:abstractNum w:abstractNumId="173">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7773347d"/>
  </w:abstractNum>
  <w:abstractNum w:abstractNumId="174">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2919a22f"/>
  </w:abstractNum>
  <w:abstractNum w:abstractNumId="175">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4b1435c3"/>
  </w:abstractNum>
  <w:abstractNum w:abstractNumId="176">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365bc284"/>
  </w:abstractNum>
  <w:abstractNum w:abstractNumId="177">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22b30f37"/>
  </w:abstractNum>
  <w:abstractNum w:abstractNumId="178">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7c28d423"/>
  </w:abstractNum>
  <w:abstractNum w:abstractNumId="179">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3d178467"/>
  </w:abstractNum>
  <w:abstractNum w:abstractNumId="180">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239a9c6f"/>
  </w:abstractNum>
  <w:abstractNum w:abstractNumId="181">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2f364b45"/>
  </w:abstractNum>
  <w:abstractNum w:abstractNumId="182">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42995790"/>
  </w:abstractNum>
  <w:abstractNum w:abstractNumId="183">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3f180aed"/>
  </w:abstractNum>
  <w:abstractNum w:abstractNumId="184">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5b402b41"/>
  </w:abstractNum>
  <w:abstractNum w:abstractNumId="185">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12a4886d"/>
  </w:abstractNum>
  <w:abstractNum w:abstractNumId="186">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118ee058"/>
  </w:abstractNum>
  <w:abstractNum w:abstractNumId="187">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292bace5"/>
  </w:abstractNum>
  <w:abstractNum w:abstractNumId="188">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5637dab1"/>
  </w:abstractNum>
  <w:abstractNum w:abstractNumId="189">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e45426b"/>
  </w:abstractNum>
  <w:abstractNum w:abstractNumId="190">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58121c04"/>
  </w:abstractNum>
  <w:abstractNum w:abstractNumId="191">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238fecc7"/>
  </w:abstractNum>
  <w:abstractNum w:abstractNumId="192">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2a79cfeb"/>
  </w:abstractNum>
  <w:abstractNum w:abstractNumId="193">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2d014b3f"/>
  </w:abstractNum>
  <w:abstractNum w:abstractNumId="194">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7d5dbd47"/>
  </w:abstractNum>
  <w:abstractNum w:abstractNumId="195">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553b92b4"/>
  </w:abstractNum>
  <w:abstractNum w:abstractNumId="196">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4630757e"/>
  </w:abstractNum>
  <w:abstractNum w:abstractNumId="197">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10e70e63"/>
  </w:abstractNum>
  <w:abstractNum w:abstractNumId="198">
    <w:lvl w:ilvl="0">
      <w:numFmt w:val="bullet"/>
      <w:lvlText w:val=""/>
      <w:lvlJc w:val="left"/>
      <w:pPr>
        <w:tabs>
          <w:tab w:val="num" w:pos="0"/>
        </w:tabs>
        <w:ind w:left="720" w:hanging="360"/>
      </w:pPr>
      <w:rPr>
        <w:rFonts w:hint="default" w:ascii="Symbol" w:hAnsi="Symbol" w:cs="Symbol"/>
      </w:rPr>
    </w:lvl>
    <w:lvl w:ilvl="1">
      <w:start w:val="0"/>
      <w:numFmt w:val="bullet"/>
      <w:lvlText w:val="o"/>
      <w:lvlJc w:val="left"/>
      <w:pPr>
        <w:tabs>
          <w:tab w:val="num" w:pos="0"/>
        </w:tabs>
        <w:ind w:left="1440" w:hanging="360"/>
      </w:pPr>
      <w:rPr>
        <w:rFonts w:hint="default" w:ascii="Courier New" w:hAnsi="Courier New" w:cs="Courier New"/>
      </w:rPr>
    </w:lvl>
    <w:lvl w:ilvl="2">
      <w:start w:val="0"/>
      <w:numFmt w:val="bullet"/>
      <w:lvlText w:val=""/>
      <w:lvlJc w:val="left"/>
      <w:pPr>
        <w:tabs>
          <w:tab w:val="num" w:pos="0"/>
        </w:tabs>
        <w:ind w:left="2160" w:hanging="360"/>
      </w:pPr>
      <w:rPr>
        <w:rFonts w:hint="default" w:ascii="Wingdings" w:hAnsi="Wingdings" w:cs="Wingdings"/>
      </w:rPr>
    </w:lvl>
    <w:lvl w:ilvl="3">
      <w:start w:val="0"/>
      <w:numFmt w:val="bullet"/>
      <w:lvlText w:val=""/>
      <w:lvlJc w:val="left"/>
      <w:pPr>
        <w:tabs>
          <w:tab w:val="num" w:pos="0"/>
        </w:tabs>
        <w:ind w:left="2880" w:hanging="360"/>
      </w:pPr>
      <w:rPr>
        <w:rFonts w:hint="default" w:ascii="Symbol" w:hAnsi="Symbol" w:cs="Symbol"/>
      </w:rPr>
    </w:lvl>
    <w:lvl w:ilvl="4">
      <w:start w:val="0"/>
      <w:numFmt w:val="bullet"/>
      <w:lvlText w:val="o"/>
      <w:lvlJc w:val="left"/>
      <w:pPr>
        <w:tabs>
          <w:tab w:val="num" w:pos="0"/>
        </w:tabs>
        <w:ind w:left="3600" w:hanging="360"/>
      </w:pPr>
      <w:rPr>
        <w:rFonts w:hint="default" w:ascii="Courier New" w:hAnsi="Courier New" w:cs="Courier New"/>
      </w:rPr>
    </w:lvl>
    <w:lvl w:ilvl="5">
      <w:start w:val="0"/>
      <w:numFmt w:val="bullet"/>
      <w:lvlText w:val=""/>
      <w:lvlJc w:val="left"/>
      <w:pPr>
        <w:tabs>
          <w:tab w:val="num" w:pos="0"/>
        </w:tabs>
        <w:ind w:left="4320" w:hanging="360"/>
      </w:pPr>
      <w:rPr>
        <w:rFonts w:hint="default" w:ascii="Wingdings" w:hAnsi="Wingdings" w:cs="Wingdings"/>
      </w:rPr>
    </w:lvl>
    <w:lvl w:ilvl="6">
      <w:start w:val="0"/>
      <w:numFmt w:val="bullet"/>
      <w:lvlText w:val=""/>
      <w:lvlJc w:val="left"/>
      <w:pPr>
        <w:tabs>
          <w:tab w:val="num" w:pos="0"/>
        </w:tabs>
        <w:ind w:left="5040" w:hanging="360"/>
      </w:pPr>
      <w:rPr>
        <w:rFonts w:hint="default" w:ascii="Symbol" w:hAnsi="Symbol" w:cs="Symbol"/>
      </w:rPr>
    </w:lvl>
    <w:lvl w:ilvl="7">
      <w:start w:val="0"/>
      <w:numFmt w:val="bullet"/>
      <w:lvlText w:val="o"/>
      <w:lvlJc w:val="left"/>
      <w:pPr>
        <w:tabs>
          <w:tab w:val="num" w:pos="0"/>
        </w:tabs>
        <w:ind w:left="5760" w:hanging="360"/>
      </w:pPr>
      <w:rPr>
        <w:rFonts w:hint="default" w:ascii="Courier New" w:hAnsi="Courier New" w:cs="Courier New"/>
      </w:rPr>
    </w:lvl>
    <w:lvl w:ilvl="8">
      <w:start w:val="0"/>
      <w:numFmt w:val="bullet"/>
      <w:lvlText w:val=""/>
      <w:lvlJc w:val="left"/>
      <w:pPr>
        <w:tabs>
          <w:tab w:val="num" w:pos="0"/>
        </w:tabs>
        <w:ind w:left="6480" w:hanging="360"/>
      </w:pPr>
      <w:rPr>
        <w:rFonts w:hint="default" w:ascii="Wingdings" w:hAnsi="Wingdings" w:cs="Wingdings"/>
      </w:rPr>
    </w:lvl>
    <w:nsid w:val="1e95be3a"/>
  </w:abstractNum>
  <w:abstractNum w:abstractNumId="19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nsid w:val="17c4ce68"/>
  </w:abstractNum>
  <w:num w:numId="205">
    <w:abstractNumId w:val="200"/>
  </w: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76"/>
    <w:lvlOverride w:ilvl="0">
      <w:startOverride w:val="1"/>
    </w:lvlOverride>
  </w:num>
  <w:num w:numId="201">
    <w:abstractNumId w:val="76"/>
    <w:lvlOverride w:ilvl="0">
      <w:startOverride w:val="1"/>
    </w:lvlOverride>
  </w:num>
  <w:num w:numId="202">
    <w:abstractNumId w:val="76"/>
    <w:lvlOverride w:ilvl="0">
      <w:startOverride w:val="1"/>
    </w:lvlOverride>
  </w:num>
  <w:num w:numId="203">
    <w:abstractNumId w:val="76"/>
    <w:lvlOverride w:ilvl="0">
      <w:startOverride w:val="1"/>
    </w:lvlOverride>
  </w:num>
  <w:num w:numId="204">
    <w:abstractNumId w:val="76"/>
    <w:lvlOverride w:ilvl="0">
      <w:startOverride w:val="1"/>
    </w:lvlOverride>
  </w:num>
</w:numbering>
</file>

<file path=word/people.xml><?xml version="1.0" encoding="utf-8"?>
<w15:people xmlns:mc="http://schemas.openxmlformats.org/markup-compatibility/2006" xmlns:w15="http://schemas.microsoft.com/office/word/2012/wordml" mc:Ignorable="w15">
  <w15:person w15:author="Marjolaine DAVID">
    <w15:presenceInfo w15:providerId="AD" w15:userId="S::marjolaine.david@oeilnc.onmicrosoft.com::59f0528e-2675-4117-a2e8-1aa7827727b9"/>
  </w15:person>
</w15:people>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00"/>
  <w:embedSystemFonts/>
  <w:trackRevisions w:val="false"/>
  <w:defaultTabStop w:val="720"/>
  <w:autoHyphenation w:val="true"/>
  <w:hyphenationZone w:val="0"/>
  <w:compat>
    <w:compatSetting w:name="compatibilityMode" w:uri="http://schemas.microsoft.com/office/word" w:val="12"/>
    <w:compatSetting w:name="useWord2013TrackBottomHyphenation" w:uri="http://schemas.microsoft.com/office/word" w:val="1"/>
  </w:compat>
  <w:themeFontLang w:val="en-US" w:eastAsia="" w:bidi=""/>
  <w14:docId w14:val="5D2CF241"/>
  <w15:docId w15:val="{DD6EE9AD-E159-4FFD-A108-2BFF405CE596}"/>
  <w:rsids>
    <w:rsidRoot w:val="02EF70E6"/>
    <w:rsid w:val="02EF70E6"/>
    <w:rsid w:val="0303FA45"/>
    <w:rsid w:val="0340EA85"/>
    <w:rsid w:val="04B8802A"/>
    <w:rsid w:val="07ABDBA1"/>
    <w:rsid w:val="09215566"/>
    <w:rsid w:val="097842C4"/>
    <w:rsid w:val="0994E340"/>
    <w:rsid w:val="0BDDE5FA"/>
    <w:rsid w:val="0D41CDB7"/>
    <w:rsid w:val="0EE6B047"/>
    <w:rsid w:val="0F3445C6"/>
    <w:rsid w:val="120EB4DE"/>
    <w:rsid w:val="12ACABEA"/>
    <w:rsid w:val="139EBC03"/>
    <w:rsid w:val="168F8C8A"/>
    <w:rsid w:val="17C34F4D"/>
    <w:rsid w:val="17EEA5C0"/>
    <w:rsid w:val="185B7C93"/>
    <w:rsid w:val="19044059"/>
    <w:rsid w:val="1A730D92"/>
    <w:rsid w:val="1D51F2EA"/>
    <w:rsid w:val="20F9F7EE"/>
    <w:rsid w:val="211AD956"/>
    <w:rsid w:val="21CA496A"/>
    <w:rsid w:val="21CB3F4D"/>
    <w:rsid w:val="225C4DCF"/>
    <w:rsid w:val="22805BDC"/>
    <w:rsid w:val="23581CD0"/>
    <w:rsid w:val="2393126E"/>
    <w:rsid w:val="247F0C3F"/>
    <w:rsid w:val="266847F4"/>
    <w:rsid w:val="26A82E5B"/>
    <w:rsid w:val="2ADE2195"/>
    <w:rsid w:val="2ADE2195"/>
    <w:rsid w:val="2C8D60F8"/>
    <w:rsid w:val="2F617E8F"/>
    <w:rsid w:val="3042158B"/>
    <w:rsid w:val="30482D15"/>
    <w:rsid w:val="31B54A16"/>
    <w:rsid w:val="32BCDCE7"/>
    <w:rsid w:val="375C2A55"/>
    <w:rsid w:val="393CB918"/>
    <w:rsid w:val="399D5377"/>
    <w:rsid w:val="3B3B1736"/>
    <w:rsid w:val="3D660203"/>
    <w:rsid w:val="3FEAE093"/>
    <w:rsid w:val="418A97F8"/>
    <w:rsid w:val="45D53AC1"/>
    <w:rsid w:val="47689449"/>
    <w:rsid w:val="499D22F3"/>
    <w:rsid w:val="4AC1F643"/>
    <w:rsid w:val="4BAA2025"/>
    <w:rsid w:val="4C8E28FC"/>
    <w:rsid w:val="511ADBB2"/>
    <w:rsid w:val="518D1FAB"/>
    <w:rsid w:val="51D63657"/>
    <w:rsid w:val="52279B18"/>
    <w:rsid w:val="533520AB"/>
    <w:rsid w:val="54529D71"/>
    <w:rsid w:val="590B8A67"/>
    <w:rsid w:val="5A1C857C"/>
    <w:rsid w:val="5BD962B0"/>
    <w:rsid w:val="5C918955"/>
    <w:rsid w:val="5CE2E78D"/>
    <w:rsid w:val="5D6316A0"/>
    <w:rsid w:val="603990E1"/>
    <w:rsid w:val="6064CBE5"/>
    <w:rsid w:val="60A37C08"/>
    <w:rsid w:val="633BB012"/>
    <w:rsid w:val="6459243F"/>
    <w:rsid w:val="6A99578E"/>
    <w:rsid w:val="6B224345"/>
    <w:rsid w:val="6E6992FC"/>
    <w:rsid w:val="6F78660E"/>
    <w:rsid w:val="6FD74465"/>
    <w:rsid w:val="71A3227A"/>
    <w:rsid w:val="73601346"/>
    <w:rsid w:val="739F70D4"/>
    <w:rsid w:val="77A2597F"/>
    <w:rsid w:val="79300F10"/>
    <w:rsid w:val="7AF2A910"/>
    <w:rsid w:val="7E65D664"/>
  </w:rsids>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Arial" w:hAnsi="Arial" w:eastAsia="Arial" w:cs="" w:asciiTheme="minorHAnsi" w:hAnsiTheme="minorHAnsi" w:eastAsiaTheme="minorHAnsi" w:cstheme="minorBidi"/>
        <w:sz w:val="24"/>
        <w:szCs w:val="24"/>
        <w:lang w:val="fr-FR" w:eastAsia="en-US" w:bidi="ar-SA"/>
      </w:rPr>
    </w:rPrDefault>
    <w:pPrDefault>
      <w:pPr>
        <w:suppressAutoHyphens w:val="true"/>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200"/>
      <w:jc w:val="left"/>
    </w:pPr>
    <w:rPr>
      <w:rFonts w:ascii="Arial" w:hAnsi="Arial" w:eastAsia="Arial" w:cs="" w:asciiTheme="minorHAnsi" w:hAnsiTheme="minorHAnsi" w:eastAsiaTheme="minorHAnsi" w:cstheme="minorBidi"/>
      <w:color w:val="auto"/>
      <w:kern w:val="0"/>
      <w:sz w:val="24"/>
      <w:szCs w:val="24"/>
      <w:lang w:val="fr-FR" w:eastAsia="en-US" w:bidi="ar-SA"/>
    </w:rPr>
  </w:style>
  <w:style w:type="paragraph" w:styleId="Heading1">
    <w:name w:val="heading 1"/>
    <w:basedOn w:val="Normal"/>
    <w:next w:val="BodyText"/>
    <w:uiPriority w:val="9"/>
    <w:qFormat/>
    <w:rsid w:val="00a11a6c"/>
    <w:pPr>
      <w:keepNext w:val="true"/>
      <w:keepLines/>
      <w:spacing w:before="480" w:after="0"/>
      <w:outlineLvl w:val="0"/>
    </w:pPr>
    <w:rPr>
      <w:rFonts w:ascii="Calibri" w:hAnsi="Calibri" w:eastAsia="" w:cs="" w:asciiTheme="majorHAnsi" w:hAnsiTheme="majorHAnsi" w:eastAsiaTheme="majorEastAsia" w:cstheme="majorBidi"/>
      <w:b/>
      <w:bCs/>
      <w:color w:val="000000" w:themeColor="text1"/>
      <w:sz w:val="32"/>
      <w:szCs w:val="32"/>
    </w:rPr>
  </w:style>
  <w:style w:type="paragraph" w:styleId="Heading2">
    <w:name w:val="heading 2"/>
    <w:basedOn w:val="Normal"/>
    <w:next w:val="BodyText"/>
    <w:uiPriority w:val="9"/>
    <w:unhideWhenUsed/>
    <w:qFormat/>
    <w:rsid w:val="00a11a6c"/>
    <w:pPr>
      <w:keepNext w:val="true"/>
      <w:keepLines/>
      <w:spacing w:before="200" w:after="0"/>
      <w:outlineLvl w:val="1"/>
    </w:pPr>
    <w:rPr>
      <w:rFonts w:ascii="Calibri" w:hAnsi="Calibri" w:eastAsia="" w:cs="" w:asciiTheme="majorHAnsi" w:hAnsiTheme="majorHAnsi" w:eastAsiaTheme="majorEastAsia" w:cstheme="majorBidi"/>
      <w:b/>
      <w:bCs/>
      <w:color w:val="000000" w:themeColor="text1"/>
      <w:sz w:val="28"/>
      <w:szCs w:val="28"/>
    </w:rPr>
  </w:style>
  <w:style w:type="paragraph" w:styleId="Heading3">
    <w:name w:val="heading 3"/>
    <w:basedOn w:val="Normal"/>
    <w:next w:val="BodyText"/>
    <w:uiPriority w:val="9"/>
    <w:unhideWhenUsed/>
    <w:qFormat/>
    <w:rsid w:val="00a11a6c"/>
    <w:pPr>
      <w:keepNext w:val="true"/>
      <w:keepLines/>
      <w:spacing w:before="200" w:after="0"/>
      <w:outlineLvl w:val="2"/>
    </w:pPr>
    <w:rPr>
      <w:rFonts w:ascii="Calibri" w:hAnsi="Calibri" w:eastAsia="" w:cs="" w:asciiTheme="majorHAnsi" w:hAnsiTheme="majorHAnsi" w:eastAsiaTheme="majorEastAsia" w:cstheme="majorBidi"/>
      <w:b/>
      <w:bCs/>
      <w:color w:val="000000" w:themeColor="text1"/>
    </w:rPr>
  </w:style>
  <w:style w:type="paragraph" w:styleId="Heading4">
    <w:name w:val="heading 4"/>
    <w:basedOn w:val="Normal"/>
    <w:next w:val="BodyText"/>
    <w:uiPriority w:val="9"/>
    <w:unhideWhenUsed/>
    <w:qFormat/>
    <w:rsid w:val="00a11a6c"/>
    <w:pPr>
      <w:keepNext w:val="true"/>
      <w:keepLines/>
      <w:spacing w:before="200" w:after="0"/>
      <w:outlineLvl w:val="3"/>
    </w:pPr>
    <w:rPr>
      <w:rFonts w:ascii="Calibri" w:hAnsi="Calibri" w:eastAsia="" w:cs="" w:asciiTheme="majorHAnsi" w:hAnsiTheme="majorHAnsi" w:eastAsiaTheme="majorEastAsia" w:cstheme="majorBidi"/>
      <w:bCs/>
      <w:i/>
      <w:color w:val="000000" w:themeColor="text1"/>
    </w:rPr>
  </w:style>
  <w:style w:type="paragraph" w:styleId="Heading5">
    <w:name w:val="heading 5"/>
    <w:basedOn w:val="Normal"/>
    <w:next w:val="BodyText"/>
    <w:uiPriority w:val="9"/>
    <w:unhideWhenUsed/>
    <w:qFormat/>
    <w:rsid w:val="00a11a6c"/>
    <w:pPr>
      <w:keepNext w:val="true"/>
      <w:keepLines/>
      <w:spacing w:before="200" w:after="0"/>
      <w:outlineLvl w:val="4"/>
    </w:pPr>
    <w:rPr>
      <w:rFonts w:ascii="Calibri" w:hAnsi="Calibri" w:eastAsia="" w:cs="" w:asciiTheme="majorHAnsi" w:hAnsiTheme="majorHAnsi" w:eastAsiaTheme="majorEastAsia" w:cstheme="majorBidi"/>
      <w:iCs/>
      <w:color w:val="000000" w:themeColor="text1"/>
    </w:rPr>
  </w:style>
  <w:style w:type="paragraph" w:styleId="Heading6">
    <w:name w:val="heading 6"/>
    <w:basedOn w:val="Normal"/>
    <w:next w:val="BodyText"/>
    <w:uiPriority w:val="9"/>
    <w:unhideWhenUsed/>
    <w:qFormat/>
    <w:rsid w:val="00a11a6c"/>
    <w:pPr>
      <w:keepNext w:val="true"/>
      <w:keepLines/>
      <w:spacing w:before="200" w:after="0"/>
      <w:outlineLvl w:val="5"/>
    </w:pPr>
    <w:rPr>
      <w:rFonts w:ascii="Calibri" w:hAnsi="Calibri" w:eastAsia="" w:cs="" w:asciiTheme="majorHAnsi" w:hAnsiTheme="majorHAnsi" w:eastAsiaTheme="majorEastAsia" w:cstheme="majorBidi"/>
      <w:color w:val="000000" w:themeColor="text1"/>
    </w:rPr>
  </w:style>
  <w:style w:type="paragraph" w:styleId="Heading7">
    <w:name w:val="heading 7"/>
    <w:basedOn w:val="Normal"/>
    <w:next w:val="BodyText"/>
    <w:uiPriority w:val="9"/>
    <w:unhideWhenUsed/>
    <w:qFormat/>
    <w:rsid w:val="00a11a6c"/>
    <w:pPr>
      <w:keepNext w:val="true"/>
      <w:keepLines/>
      <w:spacing w:before="200" w:after="0"/>
      <w:outlineLvl w:val="6"/>
    </w:pPr>
    <w:rPr>
      <w:rFonts w:ascii="Calibri" w:hAnsi="Calibri" w:eastAsia="" w:cs="" w:asciiTheme="majorHAnsi" w:hAnsiTheme="majorHAnsi" w:eastAsiaTheme="majorEastAsia" w:cstheme="majorBidi"/>
      <w:color w:val="000000" w:themeColor="text1"/>
    </w:rPr>
  </w:style>
  <w:style w:type="paragraph" w:styleId="Heading8">
    <w:name w:val="heading 8"/>
    <w:basedOn w:val="Normal"/>
    <w:next w:val="BodyText"/>
    <w:uiPriority w:val="9"/>
    <w:unhideWhenUsed/>
    <w:qFormat/>
    <w:rsid w:val="00a11a6c"/>
    <w:pPr>
      <w:keepNext w:val="true"/>
      <w:keepLines/>
      <w:spacing w:before="200" w:after="0"/>
      <w:outlineLvl w:val="7"/>
    </w:pPr>
    <w:rPr>
      <w:rFonts w:ascii="Calibri" w:hAnsi="Calibri" w:eastAsia="" w:cs="" w:asciiTheme="majorHAnsi" w:hAnsiTheme="majorHAnsi" w:eastAsiaTheme="majorEastAsia" w:cstheme="majorBidi"/>
      <w:color w:val="000000" w:themeColor="text1"/>
    </w:rPr>
  </w:style>
  <w:style w:type="paragraph" w:styleId="Heading9">
    <w:name w:val="heading 9"/>
    <w:basedOn w:val="Normal"/>
    <w:next w:val="BodyText"/>
    <w:uiPriority w:val="9"/>
    <w:unhideWhenUsed/>
    <w:qFormat/>
    <w:rsid w:val="00a11a6c"/>
    <w:pPr>
      <w:keepNext w:val="true"/>
      <w:keepLines/>
      <w:spacing w:before="200" w:after="0"/>
      <w:outlineLvl w:val="8"/>
    </w:pPr>
    <w:rPr>
      <w:rFonts w:ascii="Calibri" w:hAnsi="Calibri" w:eastAsia="" w:cs="" w:asciiTheme="majorHAnsi" w:hAnsiTheme="majorHAnsi" w:eastAsiaTheme="majorEastAsia" w:cstheme="majorBidi"/>
      <w:color w:val="000000" w:themeColor="text1"/>
    </w:rPr>
  </w:style>
  <w:style w:type="character" w:styleId="DefaultParagraphFont" w:default="1">
    <w:name w:val="Default Paragraph Font"/>
    <w:uiPriority w:val="1"/>
    <w:semiHidden/>
    <w:unhideWhenUsed/>
    <w:qFormat/>
    <w:rPr/>
  </w:style>
  <w:style w:type="character" w:styleId="CaptionChar" w:customStyle="1">
    <w:name w:val="Caption Char"/>
    <w:basedOn w:val="DefaultParagraphFont"/>
    <w:qFormat/>
    <w:rPr/>
  </w:style>
  <w:style w:type="character" w:styleId="VerbatimChar" w:customStyle="1">
    <w:name w:val="Verbatim Char"/>
    <w:basedOn w:val="CaptionChar"/>
    <w:qFormat/>
    <w:rPr>
      <w:rFonts w:ascii="Consolas" w:hAnsi="Consolas"/>
      <w:sz w:val="22"/>
    </w:rPr>
  </w:style>
  <w:style w:type="character" w:styleId="SectionNumber" w:customStyle="1">
    <w:name w:val="Section Number"/>
    <w:basedOn w:val="CaptionChar"/>
    <w:qFormat/>
    <w:rPr/>
  </w:style>
  <w:style w:type="character" w:styleId="Caractresdenotedebasdepage">
    <w:name w:val="Caractères de note de bas de page"/>
    <w:qFormat/>
    <w:rPr>
      <w:vertAlign w:val="superscript"/>
    </w:rPr>
  </w:style>
  <w:style w:type="character" w:styleId="Caractresdenotedebasdepageuser">
    <w:name w:val="Caractères de note de bas de page (user)"/>
    <w:qFormat/>
    <w:rPr>
      <w:vertAlign w:val="superscript"/>
    </w:rPr>
  </w:style>
  <w:style w:type="character" w:styleId="FootnoteReference">
    <w:name w:val="footnote reference"/>
    <w:rPr>
      <w:vertAlign w:val="superscript"/>
    </w:rPr>
  </w:style>
  <w:style w:type="character" w:styleId="Hyperlink">
    <w:name w:val="Hyperlink"/>
    <w:basedOn w:val="CaptionChar"/>
    <w:rPr>
      <w:color w:val="4F81BD" w:themeColor="accent1"/>
    </w:rPr>
  </w:style>
  <w:style w:type="character" w:styleId="BodyTextChar" w:customStyle="1">
    <w:name w:val="Body Text Char"/>
    <w:basedOn w:val="DefaultParagraphFont"/>
    <w:qFormat/>
    <w:rsid w:val="007f60c5"/>
    <w:rPr>
      <w:color w:val="000000" w:themeColor="text1"/>
    </w:rPr>
  </w:style>
  <w:style w:type="character" w:styleId="HTMLAddressChar" w:customStyle="1">
    <w:name w:val="HTML Address Char"/>
    <w:basedOn w:val="DefaultParagraphFont"/>
    <w:link w:val="HTMLAddress"/>
    <w:semiHidden/>
    <w:qFormat/>
    <w:rsid w:val="00a11a6c"/>
    <w:rPr>
      <w:i/>
      <w:iCs/>
    </w:rPr>
  </w:style>
  <w:style w:type="character" w:styleId="Caractresdenotedefinuser">
    <w:name w:val="Caractères de note de fin (user)"/>
    <w:qFormat/>
    <w:rPr>
      <w:vertAlign w:val="superscript"/>
    </w:rPr>
  </w:style>
  <w:style w:type="character" w:styleId="Caractresdenotedefin">
    <w:name w:val="Caractères de note de fin"/>
    <w:qFormat/>
    <w:rPr>
      <w:vertAlign w:val="superscript"/>
    </w:rPr>
  </w:style>
  <w:style w:type="character" w:styleId="EndnoteReference">
    <w:name w:val="endnote reference"/>
    <w:rPr>
      <w:vertAlign w:val="superscript"/>
    </w:rPr>
  </w:style>
  <w:style w:type="character" w:styleId="Strong">
    <w:name w:val="Strong"/>
    <w:qFormat/>
    <w:rPr>
      <w:b/>
      <w:bCs/>
    </w:rPr>
  </w:style>
  <w:style w:type="character" w:styleId="KeywordTok" w:customStyle="1">
    <w:name w:val="KeywordTok"/>
    <w:basedOn w:val="VerbatimChar"/>
    <w:qFormat/>
    <w:rPr>
      <w:color w:val="D73A49"/>
    </w:rPr>
  </w:style>
  <w:style w:type="character" w:styleId="DataTypeTok" w:customStyle="1">
    <w:name w:val="DataTypeTok"/>
    <w:basedOn w:val="VerbatimChar"/>
    <w:qFormat/>
    <w:rPr>
      <w:color w:val="D73A49"/>
    </w:rPr>
  </w:style>
  <w:style w:type="character" w:styleId="DecValTok" w:customStyle="1">
    <w:name w:val="DecValTok"/>
    <w:basedOn w:val="VerbatimChar"/>
    <w:qFormat/>
    <w:rPr>
      <w:color w:val="005CC5"/>
    </w:rPr>
  </w:style>
  <w:style w:type="character" w:styleId="BaseNTok" w:customStyle="1">
    <w:name w:val="BaseNTok"/>
    <w:basedOn w:val="VerbatimChar"/>
    <w:qFormat/>
    <w:rPr>
      <w:color w:val="005CC5"/>
    </w:rPr>
  </w:style>
  <w:style w:type="character" w:styleId="FloatTok" w:customStyle="1">
    <w:name w:val="FloatTok"/>
    <w:basedOn w:val="VerbatimChar"/>
    <w:qFormat/>
    <w:rPr>
      <w:color w:val="005CC5"/>
    </w:rPr>
  </w:style>
  <w:style w:type="character" w:styleId="ConstantTok" w:customStyle="1">
    <w:name w:val="ConstantTok"/>
    <w:basedOn w:val="VerbatimChar"/>
    <w:qFormat/>
    <w:rPr>
      <w:color w:val="005CC5"/>
    </w:rPr>
  </w:style>
  <w:style w:type="character" w:styleId="CharTok" w:customStyle="1">
    <w:name w:val="CharTok"/>
    <w:basedOn w:val="VerbatimChar"/>
    <w:qFormat/>
    <w:rPr>
      <w:color w:val="032F62"/>
    </w:rPr>
  </w:style>
  <w:style w:type="character" w:styleId="SpecialCharTok" w:customStyle="1">
    <w:name w:val="SpecialCharTok"/>
    <w:basedOn w:val="VerbatimChar"/>
    <w:qFormat/>
    <w:rPr>
      <w:color w:val="005CC5"/>
    </w:rPr>
  </w:style>
  <w:style w:type="character" w:styleId="StringTok" w:customStyle="1">
    <w:name w:val="StringTok"/>
    <w:basedOn w:val="VerbatimChar"/>
    <w:qFormat/>
    <w:rPr>
      <w:color w:val="032F62"/>
    </w:rPr>
  </w:style>
  <w:style w:type="character" w:styleId="VerbatimStringTok" w:customStyle="1">
    <w:name w:val="VerbatimStringTok"/>
    <w:basedOn w:val="VerbatimChar"/>
    <w:qFormat/>
    <w:rPr>
      <w:color w:val="032F62"/>
    </w:rPr>
  </w:style>
  <w:style w:type="character" w:styleId="SpecialStringTok" w:customStyle="1">
    <w:name w:val="SpecialStringTok"/>
    <w:basedOn w:val="VerbatimChar"/>
    <w:qFormat/>
    <w:rPr>
      <w:color w:val="032F62"/>
    </w:rPr>
  </w:style>
  <w:style w:type="character" w:styleId="ImportTok" w:customStyle="1">
    <w:name w:val="ImportTok"/>
    <w:basedOn w:val="VerbatimChar"/>
    <w:qFormat/>
    <w:rPr>
      <w:color w:val="032F62"/>
    </w:rPr>
  </w:style>
  <w:style w:type="character" w:styleId="CommentTok" w:customStyle="1">
    <w:name w:val="CommentTok"/>
    <w:basedOn w:val="VerbatimChar"/>
    <w:qFormat/>
    <w:rPr>
      <w:color w:val="6A737D"/>
    </w:rPr>
  </w:style>
  <w:style w:type="character" w:styleId="DocumentationTok" w:customStyle="1">
    <w:name w:val="DocumentationTok"/>
    <w:basedOn w:val="VerbatimChar"/>
    <w:qFormat/>
    <w:rPr>
      <w:color w:val="6A737D"/>
    </w:rPr>
  </w:style>
  <w:style w:type="character" w:styleId="AnnotationTok" w:customStyle="1">
    <w:name w:val="AnnotationTok"/>
    <w:basedOn w:val="VerbatimChar"/>
    <w:qFormat/>
    <w:rPr>
      <w:color w:val="6A737D"/>
    </w:rPr>
  </w:style>
  <w:style w:type="character" w:styleId="CommentVarTok" w:customStyle="1">
    <w:name w:val="CommentVarTok"/>
    <w:basedOn w:val="VerbatimChar"/>
    <w:qFormat/>
    <w:rPr>
      <w:color w:val="6A737D"/>
    </w:rPr>
  </w:style>
  <w:style w:type="character" w:styleId="OtherTok" w:customStyle="1">
    <w:name w:val="OtherTok"/>
    <w:basedOn w:val="VerbatimChar"/>
    <w:qFormat/>
    <w:rPr>
      <w:color w:val="6F42C1"/>
    </w:rPr>
  </w:style>
  <w:style w:type="character" w:styleId="FunctionTok" w:customStyle="1">
    <w:name w:val="FunctionTok"/>
    <w:basedOn w:val="VerbatimChar"/>
    <w:qFormat/>
    <w:rPr>
      <w:color w:val="6F42C1"/>
    </w:rPr>
  </w:style>
  <w:style w:type="character" w:styleId="VariableTok" w:customStyle="1">
    <w:name w:val="VariableTok"/>
    <w:basedOn w:val="VerbatimChar"/>
    <w:qFormat/>
    <w:rPr>
      <w:color w:val="E36209"/>
    </w:rPr>
  </w:style>
  <w:style w:type="character" w:styleId="ControlFlowTok" w:customStyle="1">
    <w:name w:val="ControlFlowTok"/>
    <w:basedOn w:val="VerbatimChar"/>
    <w:qFormat/>
    <w:rPr>
      <w:color w:val="D73A49"/>
    </w:rPr>
  </w:style>
  <w:style w:type="character" w:styleId="OperatorTok" w:customStyle="1">
    <w:name w:val="OperatorTok"/>
    <w:basedOn w:val="VerbatimChar"/>
    <w:qFormat/>
    <w:rPr>
      <w:color w:val="24292E"/>
    </w:rPr>
  </w:style>
  <w:style w:type="character" w:styleId="BuiltInTok" w:customStyle="1">
    <w:name w:val="BuiltInTok"/>
    <w:basedOn w:val="VerbatimChar"/>
    <w:qFormat/>
    <w:rPr>
      <w:color w:val="D73A49"/>
    </w:rPr>
  </w:style>
  <w:style w:type="character" w:styleId="ExtensionTok" w:customStyle="1">
    <w:name w:val="ExtensionTok"/>
    <w:basedOn w:val="VerbatimChar"/>
    <w:qFormat/>
    <w:rPr>
      <w:b/>
      <w:color w:val="D73A49"/>
    </w:rPr>
  </w:style>
  <w:style w:type="character" w:styleId="PreprocessorTok" w:customStyle="1">
    <w:name w:val="PreprocessorTok"/>
    <w:basedOn w:val="VerbatimChar"/>
    <w:qFormat/>
    <w:rPr>
      <w:color w:val="D73A49"/>
    </w:rPr>
  </w:style>
  <w:style w:type="character" w:styleId="AttributeTok" w:customStyle="1">
    <w:name w:val="AttributeTok"/>
    <w:basedOn w:val="VerbatimChar"/>
    <w:qFormat/>
    <w:rPr>
      <w:color w:val="D73A49"/>
    </w:rPr>
  </w:style>
  <w:style w:type="character" w:styleId="RegionMarkerTok" w:customStyle="1">
    <w:name w:val="RegionMarkerTok"/>
    <w:basedOn w:val="VerbatimChar"/>
    <w:qFormat/>
    <w:rPr>
      <w:color w:val="6A737D"/>
    </w:rPr>
  </w:style>
  <w:style w:type="character" w:styleId="InformationTok" w:customStyle="1">
    <w:name w:val="InformationTok"/>
    <w:basedOn w:val="VerbatimChar"/>
    <w:qFormat/>
    <w:rPr>
      <w:color w:val="6A737D"/>
    </w:rPr>
  </w:style>
  <w:style w:type="character" w:styleId="WarningTok" w:customStyle="1">
    <w:name w:val="WarningTok"/>
    <w:basedOn w:val="VerbatimChar"/>
    <w:qFormat/>
    <w:rPr>
      <w:color w:val="FF5555"/>
    </w:rPr>
  </w:style>
  <w:style w:type="character" w:styleId="AlertTok" w:customStyle="1">
    <w:name w:val="AlertTok"/>
    <w:basedOn w:val="VerbatimChar"/>
    <w:qFormat/>
    <w:rPr>
      <w:b/>
      <w:color w:val="FF5555"/>
    </w:rPr>
  </w:style>
  <w:style w:type="character" w:styleId="ErrorTok" w:customStyle="1">
    <w:name w:val="ErrorTok"/>
    <w:basedOn w:val="VerbatimChar"/>
    <w:qFormat/>
    <w:rPr>
      <w:color w:val="FF5555"/>
    </w:rPr>
  </w:style>
  <w:style w:type="character" w:styleId="NormalTok" w:customStyle="1">
    <w:name w:val="NormalTok"/>
    <w:basedOn w:val="VerbatimChar"/>
    <w:qFormat/>
    <w:rPr>
      <w:color w:val="24292E"/>
    </w:rPr>
  </w:style>
  <w:style w:type="character" w:styleId="Sautdindex">
    <w:name w:val="Saut d'index"/>
    <w:qFormat/>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next w:val="HTMLAddress"/>
    <w:link w:val="BodyTextChar"/>
    <w:qFormat/>
    <w:rsid w:val="007f60c5"/>
    <w:pPr>
      <w:spacing w:before="180" w:after="180"/>
      <w:jc w:val="both"/>
    </w:pPr>
    <w:rPr>
      <w:rFonts w:ascii="Arial" w:hAnsi="Arial"/>
      <w:b w:val="false"/>
      <w:i w:val="false"/>
      <w:color w:val="000000" w:themeColor="text1"/>
    </w:rPr>
  </w:style>
  <w:style w:type="paragraph" w:styleId="List">
    <w:name w:val="List"/>
    <w:basedOn w:val="BodyText"/>
    <w:pPr/>
    <w:rPr>
      <w:rFonts w:cs="Noto Sans Devanagari"/>
    </w:rPr>
  </w:style>
  <w:style w:type="paragraph" w:styleId="Caption">
    <w:name w:val="caption"/>
    <w:basedOn w:val="Normal"/>
    <w:link w:val="CaptionChar"/>
    <w:qFormat/>
    <w:pPr>
      <w:spacing w:before="0" w:after="120"/>
    </w:pPr>
    <w:rPr>
      <w:i/>
    </w:rPr>
  </w:style>
  <w:style w:type="paragraph" w:styleId="Index">
    <w:name w:val="Index"/>
    <w:basedOn w:val="Normal"/>
    <w:qFormat/>
    <w:pPr>
      <w:suppressLineNumbers/>
    </w:pPr>
    <w:rPr>
      <w:rFonts w:cs="Noto Sans Devanagari"/>
    </w:rPr>
  </w:style>
  <w:style w:type="paragraph" w:styleId="Titreuser">
    <w:name w:val="Titre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rsid w:val="00a11a6c"/>
    <w:pPr>
      <w:keepNext w:val="true"/>
      <w:keepLines/>
      <w:spacing w:before="480" w:after="240"/>
      <w:jc w:val="center"/>
    </w:pPr>
    <w:rPr>
      <w:rFonts w:ascii="Calibri" w:hAnsi="Calibri" w:eastAsia="" w:cs="" w:asciiTheme="majorHAnsi" w:hAnsiTheme="majorHAnsi" w:eastAsiaTheme="majorEastAsia" w:cstheme="majorBidi"/>
      <w:b/>
      <w:bCs/>
      <w:color w:val="000000" w:themeColor="text1"/>
      <w:sz w:val="36"/>
      <w:szCs w:val="36"/>
    </w:rPr>
  </w:style>
  <w:style w:type="paragraph" w:styleId="Subtitle">
    <w:name w:val="Subtitle"/>
    <w:basedOn w:val="Title"/>
    <w:next w:val="BodyText"/>
    <w:qFormat/>
    <w:pPr>
      <w:spacing w:before="240" w:after="240"/>
    </w:pPr>
    <w:rPr>
      <w:sz w:val="30"/>
      <w:szCs w:val="30"/>
    </w:rPr>
  </w:style>
  <w:style w:type="paragraph" w:styleId="Author" w:customStyle="1">
    <w:name w:val="Author"/>
    <w:next w:val="BodyText"/>
    <w:qFormat/>
    <w:pPr>
      <w:keepNext w:val="true"/>
      <w:keepLines/>
      <w:widowControl/>
      <w:suppressAutoHyphens w:val="true"/>
      <w:bidi w:val="0"/>
      <w:spacing w:before="0" w:after="200"/>
      <w:jc w:val="center"/>
    </w:pPr>
    <w:rPr>
      <w:rFonts w:ascii="Arial" w:hAnsi="Arial" w:eastAsia="Arial" w:cs="" w:asciiTheme="minorHAnsi" w:hAnsiTheme="minorHAnsi" w:eastAsiaTheme="minorHAnsi" w:cstheme="minorBidi"/>
      <w:color w:val="auto"/>
      <w:kern w:val="0"/>
      <w:sz w:val="24"/>
      <w:szCs w:val="24"/>
      <w:lang w:val="fr-FR" w:eastAsia="en-US" w:bidi="ar-SA"/>
    </w:rPr>
  </w:style>
  <w:style w:type="paragraph" w:styleId="Date">
    <w:name w:val="Date"/>
    <w:next w:val="BodyText"/>
    <w:qFormat/>
    <w:pPr>
      <w:keepNext w:val="true"/>
      <w:keepLines/>
      <w:widowControl/>
      <w:suppressAutoHyphens w:val="true"/>
      <w:bidi w:val="0"/>
      <w:spacing w:before="0" w:after="200"/>
      <w:jc w:val="center"/>
    </w:pPr>
    <w:rPr>
      <w:rFonts w:ascii="Arial" w:hAnsi="Arial" w:eastAsia="Arial" w:cs="" w:asciiTheme="minorHAnsi" w:hAnsiTheme="minorHAnsi" w:eastAsiaTheme="minorHAnsi" w:cstheme="minorBidi"/>
      <w:color w:val="auto"/>
      <w:kern w:val="0"/>
      <w:sz w:val="24"/>
      <w:szCs w:val="24"/>
      <w:lang w:val="fr-FR" w:eastAsia="en-US" w:bidi="ar-SA"/>
    </w:rPr>
  </w:style>
  <w:style w:type="paragraph" w:styleId="Abstract" w:customStyle="1">
    <w:name w:val="Abstract"/>
    <w:basedOn w:val="Normal"/>
    <w:next w:val="BodyText"/>
    <w:qFormat/>
    <w:pPr>
      <w:keepNext w:val="true"/>
      <w:keepLines/>
      <w:spacing w:before="3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left="480" w:right="480"/>
    </w:pPr>
    <w:rPr/>
  </w:style>
  <w:style w:type="paragraph" w:styleId="FootnoteText">
    <w:name w:val="footnote text"/>
    <w:basedOn w:val="Normal"/>
    <w:uiPriority w:val="9"/>
    <w:unhideWhenUsed/>
    <w:qFormat/>
    <w:rsid w:val="00a11a6c"/>
    <w:pPr/>
    <w:rPr>
      <w:rFonts w:ascii="Palatino Linotype" w:hAnsi="Palatino Linotype"/>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rsid w:val="00a11a6c"/>
    <w:pPr>
      <w:keepNext w:val="true"/>
    </w:pPr>
    <w:rPr>
      <w:rFonts w:ascii="Palatino Linotype" w:hAnsi="Palatino Linotype"/>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Titre"/>
    <w:pPr/>
    <w:rPr/>
  </w:style>
  <w:style w:type="paragraph" w:styleId="TOCHeading">
    <w:name w:val="TOC Heading"/>
    <w:basedOn w:val="Heading1"/>
    <w:next w:val="BodyText"/>
    <w:uiPriority w:val="39"/>
    <w:unhideWhenUsed/>
    <w:qFormat/>
    <w:pPr>
      <w:spacing w:before="240" w:after="0" w:line="259" w:lineRule="auto"/>
      <w:outlineLvl w:val="9"/>
    </w:pPr>
    <w:rPr>
      <w:b w:val="false"/>
      <w:bCs w:val="false"/>
      <w:color w:val="365F91" w:themeColor="accent1" w:themeShade="bf"/>
    </w:rPr>
  </w:style>
  <w:style w:type="paragraph" w:styleId="HTMLAddress">
    <w:name w:val="HTML Address"/>
    <w:basedOn w:val="Normal"/>
    <w:link w:val="HTMLAddressChar"/>
    <w:semiHidden/>
    <w:unhideWhenUsed/>
    <w:qFormat/>
    <w:rsid w:val="00a11a6c"/>
    <w:pPr>
      <w:spacing w:before="0" w:after="0"/>
    </w:pPr>
    <w:rPr>
      <w:i/>
      <w:iCs/>
    </w:rPr>
  </w:style>
  <w:style w:type="paragraph" w:styleId="Contenudetableau">
    <w:name w:val="Contenu de tableau"/>
    <w:basedOn w:val="Normal"/>
    <w:qFormat/>
    <w:pPr>
      <w:widowControl w:val="false"/>
      <w:suppressLineNumbers/>
    </w:pPr>
    <w:rPr/>
  </w:style>
  <w:style w:type="paragraph" w:styleId="Titredetableau">
    <w:name w:val="Titre de tableau"/>
    <w:basedOn w:val="Contenudetableau"/>
    <w:qFormat/>
    <w:pPr>
      <w:suppressLineNumbers/>
      <w:jc w:val="center"/>
    </w:pPr>
    <w:rPr>
      <w:b/>
      <w:bCs/>
    </w:rPr>
  </w:style>
  <w:style w:type="paragraph" w:styleId="HighlightYellow">
    <w:name w:val="HighlightYellow"/>
    <w:basedOn w:val="BodyText"/>
    <w:autoRedefine/>
    <w:qFormat/>
    <w:pPr>
      <w:jc w:val="both"/>
    </w:pPr>
    <w:rPr>
      <w:rFonts w:ascii="Arial" w:hAnsi="Arial"/>
      <w:b w:val="false"/>
      <w:i w:val="false"/>
      <w:shd w:val="clear" w:fill="FFFF00"/>
    </w:rPr>
  </w:style>
  <w:style w:type="paragraph" w:styleId="Texte">
    <w:name w:val="Texte"/>
    <w:basedOn w:val="Caption"/>
    <w:qFormat/>
    <w:pPr/>
    <w:rPr/>
  </w:style>
  <w:style w:type="paragraph" w:styleId="green">
    <w:name w:val="green"/>
    <w:basedOn w:val="BodyText"/>
    <w:next w:val="BodyText"/>
    <w:qFormat/>
    <w:pPr/>
    <w:rPr>
      <w:color w:val="00A933"/>
    </w:rPr>
  </w:style>
  <w:style w:type="paragraph" w:styleId="blue">
    <w:name w:val="blue"/>
    <w:basedOn w:val="green"/>
    <w:qFormat/>
    <w:pPr/>
    <w:rPr>
      <w:color w:val="5983B0"/>
    </w:rPr>
  </w:style>
  <w:style w:type="paragraph" w:styleId="SourceCode" w:customStyle="1">
    <w:name w:val="Source Code"/>
    <w:basedOn w:val="Normal"/>
    <w:link w:val="VerbatimChar"/>
    <w:qFormat/>
    <w:pPr/>
    <w:rPr/>
  </w:style>
  <w:style w:type="paragraph" w:styleId="TOC2">
    <w:name w:val="toc 2"/>
    <w:basedOn w:val="Index"/>
    <w:pPr>
      <w:tabs>
        <w:tab w:val="clear" w:pos="720"/>
        <w:tab w:val="right" w:leader="dot" w:pos="9077"/>
      </w:tabs>
      <w:ind w:left="283" w:hanging="0"/>
    </w:pPr>
    <w:rPr/>
  </w:style>
  <w:style w:type="numbering" w:styleId="Pasdeliste" w:default="1">
    <w:name w:val="Pas de liste"/>
    <w:uiPriority w:val="99"/>
    <w:semiHidden/>
    <w:unhideWhenUsed/>
    <w:qFormat/>
  </w:style>
  <w:style w:type="table" w:styleId="TableNormal" w:default="1">
    <w:name w:val="Normal Table"/>
    <w:uiPriority w:val="99"/>
    <w:semiHidden/>
    <w:unhideWhenUsed/>
    <w:tblPr>
      <w:tblCellMar>
        <w:top w:w="0" w:type="dxa"/>
        <w:left w:w="108" w:type="dxa"/>
        <w:bottom w:w="0" w:type="dxa"/>
        <w:right w:w="108" w:type="dxa"/>
      </w:tblCellMar>
    </w:tblPr>
  </w:style>
  <w:style w:type="table" w:styleId="Table" w:customStyle="1">
    <w:name w:val="Table"/>
    <w:semiHidden/>
    <w:unhideWhenUsed/>
    <w:qFormat/>
    <w:tblPr>
      <w:tblCellMar>
        <w:top w:w="0" w:type="dxa"/>
        <w:left w:w="108" w:type="dxa"/>
        <w:bottom w:w="0" w:type="dxa"/>
        <w:right w:w="108" w:type="dxa"/>
      </w:tblCellMar>
    </w:tblPr>
    <w:tblStylePr w:type="firstRow">
      <w:tblPr/>
      <w:tcPr>
        <w:tcBorders>
          <w:bottom w:val="single" w:color="auto" w:sz="0" w:space="0"/>
        </w:tcBorders>
        <w:vAlign w:val="bottom"/>
      </w:tcPr>
    </w:tblStylePr>
  </w:style>
</w:style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image" Target="media/image2.png" Id="rId3" /><Relationship Type="http://schemas.openxmlformats.org/officeDocument/2006/relationships/settings" Target="settings.xml" Id="rId7" /><Relationship Type="http://schemas.openxmlformats.org/officeDocument/2006/relationships/image" Target="media/image1.png" Id="rId2" /><Relationship Type="http://schemas.openxmlformats.org/officeDocument/2006/relationships/styles" Target="styles.xml" Id="rId1" /><Relationship Type="http://schemas.openxmlformats.org/officeDocument/2006/relationships/fontTable" Target="fontTable.xml" Id="rId6" /><Relationship Type="http://schemas.openxmlformats.org/officeDocument/2006/relationships/customXml" Target="../customXml/item3.xml" Id="rId11" /><Relationship Type="http://schemas.openxmlformats.org/officeDocument/2006/relationships/numbering" Target="numbering.xml" Id="rId5" /><Relationship Type="http://schemas.openxmlformats.org/officeDocument/2006/relationships/customXml" Target="../customXml/item2.xml" Id="rId10" /><Relationship Type="http://schemas.openxmlformats.org/officeDocument/2006/relationships/image" Target="media/image2.png" Id="rId4" /><Relationship Type="http://schemas.openxmlformats.org/officeDocument/2006/relationships/customXml" Target="../customXml/item1.xml" Id="rId9" /><Relationship Type="http://schemas.openxmlformats.org/officeDocument/2006/relationships/comments" Target="comments.xml" Id="Rb8effd5273e04c83" /><Relationship Type="http://schemas.microsoft.com/office/2016/09/relationships/commentsIds" Target="commentsIds.xml" Id="R256e6fffb32f494a" /><Relationship Type="http://schemas.microsoft.com/office/2011/relationships/commentsExtended" Target="commentsExtended.xml" Id="R7629f769711941c1" /><Relationship Type="http://schemas.microsoft.com/office/2018/08/relationships/commentsExtensible" Target="commentsExtensible.xml" Id="R8508c11561124641" /><Relationship Type="http://schemas.microsoft.com/office/2011/relationships/people" Target="people.xml" Id="R98de0c040264474d"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Arial"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257B8F9AEFA2D459CCC5BA0DA793E2F" ma:contentTypeVersion="22" ma:contentTypeDescription="Crée un document." ma:contentTypeScope="" ma:versionID="958509f91a1e9ecb817b6d20de74d0bc">
  <xsd:schema xmlns:xsd="http://www.w3.org/2001/XMLSchema" xmlns:xs="http://www.w3.org/2001/XMLSchema" xmlns:p="http://schemas.microsoft.com/office/2006/metadata/properties" xmlns:ns1="http://schemas.microsoft.com/sharepoint/v3" xmlns:ns2="2f842a33-3492-4161-bd34-44903e55dc8c" xmlns:ns3="713e08b7-8a49-4321-b04f-10cd9150d160" targetNamespace="http://schemas.microsoft.com/office/2006/metadata/properties" ma:root="true" ma:fieldsID="e0c53704d33f8404479bcf633108a604" ns1:_="" ns2:_="" ns3:_="">
    <xsd:import namespace="http://schemas.microsoft.com/sharepoint/v3"/>
    <xsd:import namespace="2f842a33-3492-4161-bd34-44903e55dc8c"/>
    <xsd:import namespace="713e08b7-8a49-4321-b04f-10cd9150d160"/>
    <xsd:element name="properties">
      <xsd:complexType>
        <xsd:sequence>
          <xsd:element name="documentManagement">
            <xsd:complexType>
              <xsd:all>
                <xsd:element ref="ns2:MediaServiceMetadata" minOccurs="0"/>
                <xsd:element ref="ns2:MediaServiceFastMetadata" minOccurs="0"/>
                <xsd:element ref="ns2:MediaServiceEventHashCode" minOccurs="0"/>
                <xsd:element ref="ns2:MediaServiceGenerationTime" minOccurs="0"/>
                <xsd:element ref="ns1:_dlc_ExpireDateSaved" minOccurs="0"/>
                <xsd:element ref="ns1:_dlc_ExpireDate" minOccurs="0"/>
                <xsd:element ref="ns1:_dlc_Exempt" minOccurs="0"/>
                <xsd:element ref="ns3:SharedWithUsers" minOccurs="0"/>
                <xsd:element ref="ns3:SharedWithDetails" minOccurs="0"/>
                <xsd:element ref="ns2:MediaServiceDateTaken" minOccurs="0"/>
                <xsd:element ref="ns2:MediaServiceAutoTags" minOccurs="0"/>
                <xsd:element ref="ns2:MediaServiceOCR" minOccurs="0"/>
                <xsd:element ref="ns2:MediaServiceLocation"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pireDateSaved" ma:index="12" nillable="true" ma:displayName="Date d’expiration d’origine" ma:hidden="true" ma:internalName="_dlc_ExpireDateSaved" ma:readOnly="true">
      <xsd:simpleType>
        <xsd:restriction base="dms:DateTime"/>
      </xsd:simpleType>
    </xsd:element>
    <xsd:element name="_dlc_ExpireDate" ma:index="13" nillable="true" ma:displayName="Date d’expiration" ma:description="" ma:hidden="true" ma:indexed="true" ma:internalName="_dlc_ExpireDate" ma:readOnly="true">
      <xsd:simpleType>
        <xsd:restriction base="dms:DateTime"/>
      </xsd:simpleType>
    </xsd:element>
    <xsd:element name="_dlc_Exempt" ma:index="14" nillable="true" ma:displayName="Exempt de la stratégie"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f842a33-3492-4161-bd34-44903e55dc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0" nillable="true" ma:displayName="MediaServiceEventHashCode" ma:hidden="true" ma:internalName="MediaServiceEventHashCode"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Tags" ma:index="18" nillable="true" ma:displayName="MediaServiceAutoTags" ma:internalName="MediaServiceAutoTags" ma:readOnly="true">
      <xsd:simpleType>
        <xsd:restriction base="dms:Text"/>
      </xsd:simpleType>
    </xsd:element>
    <xsd:element name="MediaServiceOCR" ma:index="19" nillable="true" ma:displayName="MediaServiceOCR" ma:internalName="MediaServiceOCR" ma:readOnly="true">
      <xsd:simpleType>
        <xsd:restriction base="dms:Note">
          <xsd:maxLength value="255"/>
        </xsd:restriction>
      </xsd:simpleType>
    </xsd:element>
    <xsd:element name="MediaServiceLocation" ma:index="20" nillable="true" ma:displayName="MediaServiceLocation" ma:internalName="MediaServiceLocation"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MediaLengthInSeconds" ma:index="23" nillable="true" ma:displayName="MediaLengthInSeconds" ma:hidden="true"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Balises d’images" ma:readOnly="false" ma:fieldId="{5cf76f15-5ced-4ddc-b409-7134ff3c332f}" ma:taxonomyMulti="true" ma:sspId="9ab06ea2-2b14-4c82-a9fe-956051591d0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7" nillable="true" ma:displayName="MediaServiceObjectDetectorVersions"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element name="MediaServiceBillingMetadata" ma:index="2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13e08b7-8a49-4321-b04f-10cd9150d160" elementFormDefault="qualified">
    <xsd:import namespace="http://schemas.microsoft.com/office/2006/documentManagement/types"/>
    <xsd:import namespace="http://schemas.microsoft.com/office/infopath/2007/PartnerControls"/>
    <xsd:element name="SharedWithUsers" ma:index="15"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Partagé avec détails" ma:internalName="SharedWithDetails" ma:readOnly="true">
      <xsd:simpleType>
        <xsd:restriction base="dms:Note">
          <xsd:maxLength value="255"/>
        </xsd:restriction>
      </xsd:simpleType>
    </xsd:element>
    <xsd:element name="TaxCatchAll" ma:index="26" nillable="true" ma:displayName="Taxonomy Catch All Column" ma:hidden="true" ma:list="{e9f826f1-3fcf-4ca9-9df5-8617a2561da1}" ma:internalName="TaxCatchAll" ma:showField="CatchAllData" ma:web="713e08b7-8a49-4321-b04f-10cd9150d16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f842a33-3492-4161-bd34-44903e55dc8c">
      <Terms xmlns="http://schemas.microsoft.com/office/infopath/2007/PartnerControls"/>
    </lcf76f155ced4ddcb4097134ff3c332f>
    <TaxCatchAll xmlns="713e08b7-8a49-4321-b04f-10cd9150d160" xsi:nil="true"/>
  </documentManagement>
</p:properties>
</file>

<file path=customXml/itemProps1.xml><?xml version="1.0" encoding="utf-8"?>
<ds:datastoreItem xmlns:ds="http://schemas.openxmlformats.org/officeDocument/2006/customXml" ds:itemID="{213A06AB-32A8-440A-9935-6D9819DF9E74}"/>
</file>

<file path=customXml/itemProps2.xml><?xml version="1.0" encoding="utf-8"?>
<ds:datastoreItem xmlns:ds="http://schemas.openxmlformats.org/officeDocument/2006/customXml" ds:itemID="{3B287CCC-58AE-4B5B-8EF3-AA412774C4C3}"/>
</file>

<file path=customXml/itemProps3.xml><?xml version="1.0" encoding="utf-8"?>
<ds:datastoreItem xmlns:ds="http://schemas.openxmlformats.org/officeDocument/2006/customXml" ds:itemID="{1409A4AE-8361-443F-92CF-8F0B452605A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Projet HydroScope</dc:title>
  <dc:subject/>
  <dc:creator>Hugo Roussaffa</dc:creator>
  <dc:description/>
  <lastModifiedBy>Marjolaine DAVID</lastModifiedBy>
  <revision>2</revision>
  <dcterms:created xsi:type="dcterms:W3CDTF">2026-08-10T17:20:16.0000000Z</dcterms:created>
  <dcterms:modified xsi:type="dcterms:W3CDTF">2026-09-04T01:37:20.0042977Z</dcterms:modified>
  <dc:language>fr</dc:language>
</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ppendix">
    <vt:lpwstr/>
  </property>
  <property fmtid="{D5CDD505-2E9C-101B-9397-08002B2CF9AE}" pid="4" name="authors">
    <vt:lpwstr/>
  </property>
  <property fmtid="{D5CDD505-2E9C-101B-9397-08002B2CF9AE}" pid="5" name="biblio-config">
    <vt:lpwstr>True</vt:lpwstr>
  </property>
  <property fmtid="{D5CDD505-2E9C-101B-9397-08002B2CF9AE}" pid="6" name="by-affiliation">
    <vt:lpwstr/>
  </property>
  <property fmtid="{D5CDD505-2E9C-101B-9397-08002B2CF9AE}" pid="7" name="by-author">
    <vt:lpwstr/>
  </property>
  <property fmtid="{D5CDD505-2E9C-101B-9397-08002B2CF9AE}" pid="8" name="catalogue_inidcateur">
    <vt:lpwstr/>
  </property>
  <property fmtid="{D5CDD505-2E9C-101B-9397-08002B2CF9AE}" pid="9" name="copyright">
    <vt:lpwstr/>
  </property>
  <property fmtid="{D5CDD505-2E9C-101B-9397-08002B2CF9AE}" pid="10" name="crossref">
    <vt:lpwstr/>
  </property>
  <property fmtid="{D5CDD505-2E9C-101B-9397-08002B2CF9AE}" pid="11" name="date">
    <vt:lpwstr>11 août 2026</vt:lpwstr>
  </property>
  <property fmtid="{D5CDD505-2E9C-101B-9397-08002B2CF9AE}" pid="12" name="date-format">
    <vt:lpwstr>long</vt:lpwstr>
  </property>
  <property fmtid="{D5CDD505-2E9C-101B-9397-08002B2CF9AE}" pid="13" name="engines">
    <vt:lpwstr/>
  </property>
  <property fmtid="{D5CDD505-2E9C-101B-9397-08002B2CF9AE}" pid="14" name="execute">
    <vt:lpwstr/>
  </property>
  <property fmtid="{D5CDD505-2E9C-101B-9397-08002B2CF9AE}" pid="15" name="fiche_indicateur">
    <vt:lpwstr/>
  </property>
  <property fmtid="{D5CDD505-2E9C-101B-9397-08002B2CF9AE}" pid="16" name="fichier_backlog">
    <vt:lpwstr>backlog.xlsx</vt:lpwstr>
  </property>
  <property fmtid="{D5CDD505-2E9C-101B-9397-08002B2CF9AE}" pid="17" name="header-includes">
    <vt:lpwstr/>
  </property>
  <property fmtid="{D5CDD505-2E9C-101B-9397-08002B2CF9AE}" pid="18" name="image_font_1">
    <vt:lpwstr>../ressources/MJunckerOEIL.jpg</vt:lpwstr>
  </property>
  <property fmtid="{D5CDD505-2E9C-101B-9397-08002B2CF9AE}" pid="19" name="image_font_2">
    <vt:lpwstr>../ressources/eau-monitoring.png</vt:lpwstr>
  </property>
  <property fmtid="{D5CDD505-2E9C-101B-9397-08002B2CF9AE}" pid="20" name="include-after">
    <vt:lpwstr/>
  </property>
  <property fmtid="{D5CDD505-2E9C-101B-9397-08002B2CF9AE}" pid="21" name="include-before">
    <vt:lpwstr/>
  </property>
  <property fmtid="{D5CDD505-2E9C-101B-9397-08002B2CF9AE}" pid="22" name="labels">
    <vt:lpwstr/>
  </property>
  <property fmtid="{D5CDD505-2E9C-101B-9397-08002B2CF9AE}" pid="23" name="logo">
    <vt:lpwstr>../ressources/OEIL_logo.png</vt:lpwstr>
  </property>
  <property fmtid="{D5CDD505-2E9C-101B-9397-08002B2CF9AE}" pid="24" name="logo_partenaire">
    <vt:lpwstr>../ressources/logo_yapuka.png</vt:lpwstr>
  </property>
  <property fmtid="{D5CDD505-2E9C-101B-9397-08002B2CF9AE}" pid="25" name="n_fam">
    <vt:lpwstr>2</vt:lpwstr>
  </property>
  <property fmtid="{D5CDD505-2E9C-101B-9397-08002B2CF9AE}" pid="26" name="n_grp">
    <vt:lpwstr>10</vt:lpwstr>
  </property>
  <property fmtid="{D5CDD505-2E9C-101B-9397-08002B2CF9AE}" pid="27" name="n_ind">
    <vt:lpwstr>38</vt:lpwstr>
  </property>
  <property fmtid="{D5CDD505-2E9C-101B-9397-08002B2CF9AE}" pid="28" name="n_src_dispo">
    <vt:lpwstr>49</vt:lpwstr>
  </property>
  <property fmtid="{D5CDD505-2E9C-101B-9397-08002B2CF9AE}" pid="29" name="n_src_tot">
    <vt:lpwstr>60</vt:lpwstr>
  </property>
  <property fmtid="{D5CDD505-2E9C-101B-9397-08002B2CF9AE}" pid="30" name="n_th">
    <vt:lpwstr>4</vt:lpwstr>
  </property>
  <property fmtid="{D5CDD505-2E9C-101B-9397-08002B2CF9AE}" pid="31" name="n_us_epic10_mvp">
    <vt:lpwstr>2</vt:lpwstr>
  </property>
  <property fmtid="{D5CDD505-2E9C-101B-9397-08002B2CF9AE}" pid="32" name="n_us_epic5">
    <vt:lpwstr>6</vt:lpwstr>
  </property>
  <property fmtid="{D5CDD505-2E9C-101B-9397-08002B2CF9AE}" pid="33" name="n_us_epic6">
    <vt:lpwstr>26</vt:lpwstr>
  </property>
  <property fmtid="{D5CDD505-2E9C-101B-9397-08002B2CF9AE}" pid="34" name="n_us_epic6_mvp">
    <vt:lpwstr>24</vt:lpwstr>
  </property>
  <property fmtid="{D5CDD505-2E9C-101B-9397-08002B2CF9AE}" pid="35" name="n_us_epic7_mvp">
    <vt:lpwstr>1</vt:lpwstr>
  </property>
  <property fmtid="{D5CDD505-2E9C-101B-9397-08002B2CF9AE}" pid="36" name="n_us_epic8_mvp">
    <vt:lpwstr>2</vt:lpwstr>
  </property>
  <property fmtid="{D5CDD505-2E9C-101B-9397-08002B2CF9AE}" pid="37" name="n_us_epic9_mvp">
    <vt:lpwstr>2</vt:lpwstr>
  </property>
  <property fmtid="{D5CDD505-2E9C-101B-9397-08002B2CF9AE}" pid="38" name="n_us_mvp">
    <vt:lpwstr>54</vt:lpwstr>
  </property>
  <property fmtid="{D5CDD505-2E9C-101B-9397-08002B2CF9AE}" pid="39" name="n_us_mvp_6_10">
    <vt:lpwstr>31</vt:lpwstr>
  </property>
  <property fmtid="{D5CDD505-2E9C-101B-9397-08002B2CF9AE}" pid="40" name="n_us_tot">
    <vt:lpwstr>99</vt:lpwstr>
  </property>
  <property fmtid="{D5CDD505-2E9C-101B-9397-08002B2CF9AE}" pid="41" name="resume">
    <vt:lpwstr>Succédant au tableau de bord PressionPPE (2021), dont il capitalise les acquis techniques et le retour d’expérience, le projet Hydroscope vise la mise en place de services numériques destinées au suivi de la ressource en eau potable sur l’ensemble du territoire de la Nouvelle-Calédonie. Le projet Hydroscope se fixe pour objectif de caractériser les Bassin Versant d’Approvisionnement en Eau Potable (BVAEP), incluant les Perimetre de Protection de l’Eau (PPE) et les points de captages via leurs facteurs biogéographiques (relief, géologie, végétation, pluviométrie), les pressions subies (urbanisation, incendies, érosion…) et les réponses qui ont pu être apportées sur ces milieux. Le projet doit aussi permettre le partage de ces connaissances à différentes échelles (pays, province, commune) via des interfaces numériques adaptés à différents publics.</vt:lpwstr>
  </property>
  <property fmtid="{D5CDD505-2E9C-101B-9397-08002B2CF9AE}" pid="42" name="subtitle">
    <vt:lpwstr>Cahier des charges</vt:lpwstr>
  </property>
  <property fmtid="{D5CDD505-2E9C-101B-9397-08002B2CF9AE}" pid="43" name="toc-title">
    <vt:lpwstr>Table des matières</vt:lpwstr>
  </property>
  <property fmtid="{D5CDD505-2E9C-101B-9397-08002B2CF9AE}" pid="44" name="version">
    <vt:lpwstr>version 1.1</vt:lpwstr>
  </property>
  <property fmtid="{D5CDD505-2E9C-101B-9397-08002B2CF9AE}" pid="45" name="ContentTypeId">
    <vt:lpwstr>0x010100F257B8F9AEFA2D459CCC5BA0DA793E2F</vt:lpwstr>
  </property>
  <property fmtid="{D5CDD505-2E9C-101B-9397-08002B2CF9AE}" pid="46" name="_dlc_policyId">
    <vt:lpwstr/>
  </property>
  <property fmtid="{D5CDD505-2E9C-101B-9397-08002B2CF9AE}" pid="47" name="ItemRetentionFormula">
    <vt:lpwstr/>
  </property>
  <property fmtid="{D5CDD505-2E9C-101B-9397-08002B2CF9AE}" pid="48" name="MediaServiceImageTags">
    <vt:lpwstr/>
  </property>
</Properties>
</file>